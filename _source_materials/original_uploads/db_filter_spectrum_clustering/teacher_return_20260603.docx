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6EF67">
      <w:pPr>
        <w:jc w:val="center"/>
        <w:rPr>
          <w:rFonts w:hint="eastAsia" w:eastAsia="宋体"/>
          <w:color w:val="auto"/>
          <w:lang w:eastAsia="zh-CN"/>
        </w:rPr>
      </w:pPr>
      <w:r>
        <w:drawing>
          <wp:inline distT="0" distB="0" distL="114300" distR="114300">
            <wp:extent cx="4883150" cy="1173480"/>
            <wp:effectExtent l="0" t="0" r="889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6"/>
                    <a:stretch>
                      <a:fillRect/>
                    </a:stretch>
                  </pic:blipFill>
                  <pic:spPr>
                    <a:xfrm>
                      <a:off x="0" y="0"/>
                      <a:ext cx="4883150" cy="1173480"/>
                    </a:xfrm>
                    <a:prstGeom prst="rect">
                      <a:avLst/>
                    </a:prstGeom>
                    <a:noFill/>
                    <a:ln>
                      <a:noFill/>
                    </a:ln>
                  </pic:spPr>
                </pic:pic>
              </a:graphicData>
            </a:graphic>
          </wp:inline>
        </w:drawing>
      </w:r>
    </w:p>
    <w:p w14:paraId="773883FF">
      <w:pPr>
        <w:jc w:val="center"/>
        <w:rPr>
          <w:rFonts w:hint="eastAsia" w:eastAsia="宋体"/>
          <w:color w:val="auto"/>
          <w:lang w:eastAsia="zh-CN"/>
        </w:rPr>
      </w:pPr>
    </w:p>
    <w:p w14:paraId="2B2D8076">
      <w:pPr>
        <w:jc w:val="center"/>
        <w:rPr>
          <w:rFonts w:hint="eastAsia" w:eastAsia="宋体"/>
          <w:color w:val="auto"/>
          <w:lang w:eastAsia="zh-CN"/>
        </w:rPr>
      </w:pPr>
    </w:p>
    <w:p w14:paraId="6CE91670">
      <w:pPr>
        <w:ind w:firstLine="960"/>
        <w:jc w:val="center"/>
        <w:rPr>
          <w:rFonts w:hint="eastAsia" w:eastAsia="黑体"/>
          <w:sz w:val="56"/>
          <w:szCs w:val="56"/>
        </w:rPr>
      </w:pPr>
    </w:p>
    <w:p w14:paraId="48B1004D">
      <w:pPr>
        <w:ind w:firstLine="960"/>
        <w:jc w:val="center"/>
        <w:rPr>
          <w:rFonts w:hint="eastAsia" w:eastAsia="黑体"/>
          <w:sz w:val="56"/>
          <w:szCs w:val="56"/>
        </w:rPr>
      </w:pPr>
      <w:r>
        <w:rPr>
          <w:rFonts w:hint="eastAsia" w:eastAsia="黑体"/>
          <w:sz w:val="56"/>
          <w:szCs w:val="56"/>
        </w:rPr>
        <w:t>本 科 毕 业 论 文（设</w:t>
      </w:r>
      <w:r>
        <w:rPr>
          <w:rFonts w:hint="eastAsia" w:eastAsia="黑体"/>
          <w:sz w:val="56"/>
          <w:szCs w:val="56"/>
          <w:lang w:val="en-US" w:eastAsia="zh-CN"/>
        </w:rPr>
        <w:t xml:space="preserve"> </w:t>
      </w:r>
      <w:r>
        <w:rPr>
          <w:rFonts w:hint="eastAsia" w:eastAsia="黑体"/>
          <w:sz w:val="56"/>
          <w:szCs w:val="56"/>
        </w:rPr>
        <w:t>计）</w:t>
      </w:r>
    </w:p>
    <w:p w14:paraId="687E4863">
      <w:pPr>
        <w:ind w:firstLine="960"/>
        <w:jc w:val="center"/>
        <w:rPr>
          <w:rFonts w:hint="eastAsia" w:eastAsia="黑体"/>
          <w:sz w:val="48"/>
        </w:rPr>
      </w:pPr>
    </w:p>
    <w:p w14:paraId="3B3C4578">
      <w:pPr>
        <w:keepNext w:val="0"/>
        <w:keepLines w:val="0"/>
        <w:pageBreakBefore w:val="0"/>
        <w:widowControl w:val="0"/>
        <w:kinsoku/>
        <w:wordWrap/>
        <w:overflowPunct/>
        <w:topLinePunct w:val="0"/>
        <w:autoSpaceDE/>
        <w:autoSpaceDN/>
        <w:bidi w:val="0"/>
        <w:adjustRightInd/>
        <w:snapToGrid/>
        <w:spacing w:line="360" w:lineRule="auto"/>
        <w:ind w:firstLine="960"/>
        <w:jc w:val="center"/>
        <w:textAlignment w:val="auto"/>
        <w:rPr>
          <w:rFonts w:hint="eastAsia" w:eastAsia="黑体"/>
          <w:sz w:val="48"/>
        </w:rPr>
      </w:pPr>
    </w:p>
    <w:p w14:paraId="17DF28D9">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bCs/>
          <w:spacing w:val="30"/>
          <w:kern w:val="10"/>
          <w:sz w:val="44"/>
          <w:szCs w:val="44"/>
          <w:lang w:val="en-US" w:eastAsia="zh-CN"/>
        </w:rPr>
      </w:pPr>
      <w:r>
        <w:rPr>
          <w:rFonts w:hint="eastAsia" w:ascii="楷体" w:hAnsi="楷体" w:eastAsia="楷体" w:cs="楷体"/>
          <w:b/>
          <w:bCs/>
          <w:spacing w:val="30"/>
          <w:kern w:val="10"/>
          <w:sz w:val="44"/>
          <w:szCs w:val="44"/>
          <w:lang w:val="en-US" w:eastAsia="zh-CN"/>
        </w:rPr>
        <w:t>基于数据库过滤的谱图聚类算法设计</w:t>
      </w:r>
    </w:p>
    <w:p w14:paraId="6B69E5C3">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val="0"/>
          <w:color w:val="FF0000"/>
          <w:kern w:val="2"/>
          <w:sz w:val="40"/>
          <w:szCs w:val="40"/>
          <w:lang w:val="en-US" w:eastAsia="zh-CN" w:bidi="ar-SA"/>
        </w:rPr>
      </w:pPr>
    </w:p>
    <w:p w14:paraId="1B21BFE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p w14:paraId="31E522D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color w:val="FF0000"/>
          <w:kern w:val="2"/>
          <w:sz w:val="24"/>
          <w:szCs w:val="24"/>
          <w:lang w:val="en-US" w:eastAsia="zh-CN" w:bidi="ar-SA"/>
        </w:rPr>
      </w:pPr>
    </w:p>
    <w:p w14:paraId="350724F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tbl>
      <w:tblPr>
        <w:tblStyle w:val="16"/>
        <w:tblW w:w="6697"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4"/>
        <w:gridCol w:w="4793"/>
      </w:tblGrid>
      <w:tr w14:paraId="7308376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06772F2F">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姓名</w:t>
            </w:r>
            <w:r>
              <w:rPr>
                <w:rFonts w:eastAsia="黑体" w:cs="Times New Roman"/>
                <w:spacing w:val="30"/>
                <w:kern w:val="10"/>
                <w:sz w:val="32"/>
                <w:szCs w:val="32"/>
              </w:rPr>
              <w:t xml:space="preserve"> </w:t>
            </w:r>
          </w:p>
        </w:tc>
        <w:tc>
          <w:tcPr>
            <w:tcW w:w="4793" w:type="dxa"/>
            <w:tcBorders>
              <w:bottom w:val="single" w:color="auto" w:sz="4" w:space="0"/>
            </w:tcBorders>
            <w:noWrap w:val="0"/>
            <w:vAlign w:val="bottom"/>
          </w:tcPr>
          <w:p w14:paraId="6F31AB5D">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李姿坤</w:t>
            </w:r>
          </w:p>
        </w:tc>
      </w:tr>
      <w:tr w14:paraId="0C261F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7D989BBA">
            <w:pPr>
              <w:spacing w:line="600" w:lineRule="exact"/>
              <w:ind w:firstLine="0" w:firstLineChars="0"/>
              <w:jc w:val="distribute"/>
              <w:rPr>
                <w:rFonts w:hint="eastAsia" w:eastAsia="黑体" w:cs="Times New Roman"/>
                <w:spacing w:val="30"/>
                <w:kern w:val="10"/>
                <w:sz w:val="32"/>
                <w:szCs w:val="32"/>
                <w:lang w:eastAsia="zh-CN"/>
              </w:rPr>
            </w:pPr>
            <w:r>
              <w:rPr>
                <w:rFonts w:hint="eastAsia" w:eastAsia="黑体" w:cs="Times New Roman"/>
                <w:spacing w:val="30"/>
                <w:kern w:val="10"/>
                <w:sz w:val="32"/>
                <w:szCs w:val="32"/>
                <w:lang w:val="en-US" w:eastAsia="zh-CN"/>
              </w:rPr>
              <w:t>院系</w:t>
            </w:r>
          </w:p>
        </w:tc>
        <w:tc>
          <w:tcPr>
            <w:tcW w:w="4793" w:type="dxa"/>
            <w:tcBorders>
              <w:top w:val="single" w:color="auto" w:sz="4" w:space="0"/>
              <w:bottom w:val="single" w:color="auto" w:sz="4" w:space="0"/>
            </w:tcBorders>
            <w:noWrap w:val="0"/>
            <w:vAlign w:val="bottom"/>
          </w:tcPr>
          <w:p w14:paraId="113D68B4">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工程系</w:t>
            </w:r>
          </w:p>
        </w:tc>
      </w:tr>
      <w:tr w14:paraId="062706C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37510DAA">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专业</w:t>
            </w:r>
          </w:p>
        </w:tc>
        <w:tc>
          <w:tcPr>
            <w:tcW w:w="4793" w:type="dxa"/>
            <w:tcBorders>
              <w:top w:val="single" w:color="auto" w:sz="4" w:space="0"/>
              <w:bottom w:val="single" w:color="auto" w:sz="4" w:space="0"/>
            </w:tcBorders>
            <w:noWrap w:val="0"/>
            <w:vAlign w:val="bottom"/>
          </w:tcPr>
          <w:p w14:paraId="7CA5604A">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电子与计算机工程</w:t>
            </w:r>
          </w:p>
        </w:tc>
      </w:tr>
      <w:tr w14:paraId="7715AC9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72BE8633">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学号</w:t>
            </w:r>
          </w:p>
        </w:tc>
        <w:tc>
          <w:tcPr>
            <w:tcW w:w="4793" w:type="dxa"/>
            <w:tcBorders>
              <w:top w:val="single" w:color="auto" w:sz="4" w:space="0"/>
              <w:bottom w:val="single" w:color="auto" w:sz="4" w:space="0"/>
            </w:tcBorders>
            <w:noWrap w:val="0"/>
            <w:vAlign w:val="bottom"/>
          </w:tcPr>
          <w:p w14:paraId="00338AFB">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1120220447</w:t>
            </w:r>
          </w:p>
        </w:tc>
      </w:tr>
      <w:tr w14:paraId="00A246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15CFF061">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指导教师</w:t>
            </w:r>
          </w:p>
        </w:tc>
        <w:tc>
          <w:tcPr>
            <w:tcW w:w="4793" w:type="dxa"/>
            <w:tcBorders>
              <w:top w:val="single" w:color="auto" w:sz="4" w:space="0"/>
              <w:bottom w:val="single" w:color="auto" w:sz="4" w:space="0"/>
            </w:tcBorders>
            <w:noWrap w:val="0"/>
            <w:vAlign w:val="bottom"/>
          </w:tcPr>
          <w:p w14:paraId="0CB7ACA1">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詹朝惠</w:t>
            </w:r>
          </w:p>
        </w:tc>
      </w:tr>
      <w:tr w14:paraId="084578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09970CB6">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职称</w:t>
            </w:r>
          </w:p>
        </w:tc>
        <w:tc>
          <w:tcPr>
            <w:tcW w:w="4793" w:type="dxa"/>
            <w:tcBorders>
              <w:top w:val="single" w:color="auto" w:sz="4" w:space="0"/>
              <w:bottom w:val="single" w:color="auto" w:sz="4" w:space="0"/>
            </w:tcBorders>
            <w:noWrap w:val="0"/>
            <w:vAlign w:val="bottom"/>
          </w:tcPr>
          <w:p w14:paraId="4379F06C">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副教授</w:t>
            </w:r>
          </w:p>
        </w:tc>
      </w:tr>
      <w:tr w14:paraId="1DD6AC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tcBorders>
              <w:bottom w:val="nil"/>
            </w:tcBorders>
            <w:noWrap w:val="0"/>
            <w:vAlign w:val="bottom"/>
          </w:tcPr>
          <w:p w14:paraId="24F57304">
            <w:pPr>
              <w:spacing w:line="600" w:lineRule="exact"/>
              <w:ind w:firstLine="0" w:firstLineChars="0"/>
              <w:jc w:val="distribute"/>
              <w:rPr>
                <w:rFonts w:hint="default" w:eastAsia="黑体" w:cs="Times New Roman"/>
                <w:spacing w:val="30"/>
                <w:kern w:val="10"/>
                <w:sz w:val="32"/>
                <w:szCs w:val="32"/>
                <w:lang w:val="en-US" w:eastAsia="zh-CN"/>
              </w:rPr>
            </w:pPr>
            <w:r>
              <w:rPr>
                <w:rFonts w:hint="eastAsia" w:eastAsia="黑体" w:cs="Times New Roman"/>
                <w:spacing w:val="30"/>
                <w:kern w:val="10"/>
                <w:sz w:val="32"/>
                <w:szCs w:val="32"/>
                <w:lang w:val="en-US" w:eastAsia="zh-CN"/>
              </w:rPr>
              <w:t>提交日期</w:t>
            </w:r>
          </w:p>
        </w:tc>
        <w:tc>
          <w:tcPr>
            <w:tcW w:w="4793" w:type="dxa"/>
            <w:tcBorders>
              <w:top w:val="single" w:color="auto" w:sz="4" w:space="0"/>
              <w:bottom w:val="single" w:color="auto" w:sz="4" w:space="0"/>
            </w:tcBorders>
            <w:noWrap w:val="0"/>
            <w:vAlign w:val="bottom"/>
          </w:tcPr>
          <w:p w14:paraId="3F430F88">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2026 年 5 月</w:t>
            </w:r>
          </w:p>
        </w:tc>
      </w:tr>
    </w:tbl>
    <w:p w14:paraId="3BD9F856">
      <w:pPr>
        <w:spacing w:before="156" w:beforeLines="50" w:after="156" w:afterLines="50"/>
        <w:rPr>
          <w:rFonts w:eastAsia="黑体"/>
          <w:sz w:val="30"/>
        </w:rPr>
      </w:pPr>
    </w:p>
    <w:p w14:paraId="5BA25D3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sz w:val="28"/>
          <w:szCs w:val="36"/>
          <w:lang w:val="ru-RU"/>
        </w:rPr>
      </w:pPr>
      <w:bookmarkStart w:id="0" w:name="_Toc31054"/>
      <w:bookmarkStart w:id="1" w:name="_Toc6295"/>
      <w:bookmarkStart w:id="2" w:name="_Toc13303"/>
      <w:bookmarkStart w:id="3" w:name="_Toc19413"/>
      <w:bookmarkStart w:id="4" w:name="_Toc6438"/>
      <w:bookmarkStart w:id="5" w:name="_Toc26079"/>
      <w:bookmarkStart w:id="6" w:name="_Toc32442"/>
      <w:bookmarkStart w:id="7" w:name="_Toc14922"/>
      <w:bookmarkStart w:id="8" w:name="_Toc31573"/>
    </w:p>
    <w:p w14:paraId="78AAAAC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Московский Государственный университет имени М. В. Ломоносова</w:t>
      </w:r>
    </w:p>
    <w:p w14:paraId="5EA36B0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Университет МГУ-ППИ в Шэньчжэне</w:t>
      </w:r>
    </w:p>
    <w:p w14:paraId="2FDEAD1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Факультет инженерии</w:t>
      </w:r>
    </w:p>
    <w:p w14:paraId="683647F5">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r>
        <w:rPr>
          <w:rFonts w:hint="default"/>
          <w:b/>
          <w:bCs/>
          <w:sz w:val="28"/>
          <w:szCs w:val="36"/>
          <w:u w:val="single"/>
          <w:lang w:val="ru-RU"/>
        </w:rPr>
        <w:t xml:space="preserve">                                                                   </w:t>
      </w:r>
    </w:p>
    <w:p w14:paraId="2971E64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p>
    <w:p w14:paraId="00196837">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lang w:val="ru-RU"/>
        </w:rPr>
        <w:drawing>
          <wp:anchor distT="0" distB="0" distL="114300" distR="114300" simplePos="0" relativeHeight="251659264" behindDoc="0" locked="0" layoutInCell="1" allowOverlap="1">
            <wp:simplePos x="0" y="0"/>
            <wp:positionH relativeFrom="column">
              <wp:posOffset>963930</wp:posOffset>
            </wp:positionH>
            <wp:positionV relativeFrom="paragraph">
              <wp:posOffset>7620</wp:posOffset>
            </wp:positionV>
            <wp:extent cx="3806190" cy="2099945"/>
            <wp:effectExtent l="0" t="0" r="3810" b="3175"/>
            <wp:wrapSquare wrapText="bothSides"/>
            <wp:docPr id="9" name="图片 9" descr="微信图片编辑_2023041916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编辑_20230419164715"/>
                    <pic:cNvPicPr>
                      <a:picLocks noChangeAspect="1"/>
                    </pic:cNvPicPr>
                  </pic:nvPicPr>
                  <pic:blipFill>
                    <a:blip r:embed="rId17"/>
                    <a:srcRect l="18292" t="18118" r="16690" b="59238"/>
                    <a:stretch>
                      <a:fillRect/>
                    </a:stretch>
                  </pic:blipFill>
                  <pic:spPr>
                    <a:xfrm>
                      <a:off x="0" y="0"/>
                      <a:ext cx="3806190" cy="2099945"/>
                    </a:xfrm>
                    <a:prstGeom prst="rect">
                      <a:avLst/>
                    </a:prstGeom>
                  </pic:spPr>
                </pic:pic>
              </a:graphicData>
            </a:graphic>
          </wp:anchor>
        </w:drawing>
      </w:r>
    </w:p>
    <w:p w14:paraId="692C773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12FFFA0C">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32A6CD60">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6E3DAF53">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48F56386">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2710473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0A6E16A3">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7EB19B56">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r>
        <w:rPr>
          <w:rFonts w:hint="default"/>
          <w:b w:val="0"/>
          <w:bCs w:val="0"/>
          <w:sz w:val="28"/>
          <w:szCs w:val="36"/>
          <w:lang w:val="ru-RU"/>
        </w:rPr>
        <w:t>Направление подготовки электронная и компьютерная инженерия</w:t>
      </w:r>
    </w:p>
    <w:p w14:paraId="540CA772">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cs="Times New Roman"/>
          <w:b w:val="0"/>
          <w:bCs w:val="0"/>
          <w:sz w:val="28"/>
          <w:szCs w:val="36"/>
          <w:lang w:val="ru-RU" w:eastAsia="zh-CN"/>
        </w:rPr>
      </w:pPr>
      <w:r>
        <w:rPr>
          <w:rFonts w:hint="default" w:cs="Times New Roman"/>
          <w:b w:val="0"/>
          <w:bCs w:val="0"/>
          <w:sz w:val="28"/>
          <w:szCs w:val="36"/>
          <w:lang w:val="ru-RU" w:eastAsia="zh-CN"/>
        </w:rPr>
        <w:t xml:space="preserve">Выпускная квалификационная работа </w:t>
      </w:r>
    </w:p>
    <w:p w14:paraId="116645A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p>
    <w:p w14:paraId="54DEC3AE">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r>
        <w:rPr>
          <w:rFonts w:hint="default" w:ascii="Times New Roman" w:hAnsi="Times New Roman" w:eastAsia="微软雅黑" w:cs="Times New Roman"/>
          <w:b w:val="0"/>
          <w:bCs w:val="0"/>
          <w:sz w:val="32"/>
          <w:szCs w:val="40"/>
          <w:lang w:val="ru-RU"/>
        </w:rPr>
        <w:t>«Проектирование алгоритма кластеризации масс-спектров на основе фильтрации базы данных»</w:t>
      </w:r>
    </w:p>
    <w:p w14:paraId="73AB8B5E">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p>
    <w:p w14:paraId="4D144A9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0F9F68EA">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292A9822">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Работу выполнил:</w:t>
      </w:r>
    </w:p>
    <w:p w14:paraId="0C5A4D8F">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1E2A8BDB">
      <w:pPr>
        <w:keepNext w:val="0"/>
        <w:keepLines w:val="0"/>
        <w:pageBreakBefore w:val="0"/>
        <w:widowControl w:val="0"/>
        <w:kinsoku/>
        <w:wordWrap w:val="0"/>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Научный руководитель:</w:t>
      </w:r>
    </w:p>
    <w:p w14:paraId="7208055C">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055D25D0">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ascii="Times New Roman" w:hAnsi="Times New Roman" w:eastAsia="微软雅黑" w:cs="Times New Roman"/>
          <w:b w:val="0"/>
          <w:bCs w:val="0"/>
          <w:sz w:val="28"/>
          <w:szCs w:val="36"/>
          <w:lang w:val="ru-RU"/>
        </w:rPr>
      </w:pPr>
    </w:p>
    <w:p w14:paraId="0DB894B1">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68B6761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Шэньчжэнь</w:t>
      </w:r>
    </w:p>
    <w:p w14:paraId="5C2F86FE">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2026</w:t>
      </w:r>
    </w:p>
    <w:p w14:paraId="72B2AFD2">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both"/>
        <w:textAlignment w:val="auto"/>
        <w:rPr>
          <w:rFonts w:hint="eastAsia" w:ascii="黑体" w:eastAsia="黑体"/>
          <w:b w:val="0"/>
          <w:bCs w:val="0"/>
          <w:sz w:val="36"/>
          <w:lang w:val="en-US" w:eastAsia="zh-CN"/>
        </w:rPr>
      </w:pPr>
    </w:p>
    <w:p w14:paraId="1C701440">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rFonts w:hint="eastAsia" w:ascii="黑体" w:eastAsia="黑体"/>
          <w:b w:val="0"/>
          <w:bCs w:val="0"/>
          <w:sz w:val="36"/>
          <w:lang w:val="en-US" w:eastAsia="zh-CN"/>
        </w:rPr>
      </w:pPr>
      <w:r>
        <w:rPr>
          <w:rFonts w:hint="eastAsia" w:ascii="黑体" w:eastAsia="黑体"/>
          <w:b w:val="0"/>
          <w:bCs w:val="0"/>
          <w:sz w:val="36"/>
          <w:lang w:val="en-US" w:eastAsia="zh-CN"/>
        </w:rPr>
        <w:t>深圳北理莫斯科大学</w:t>
      </w:r>
    </w:p>
    <w:p w14:paraId="7CBE7C77">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sz w:val="28"/>
        </w:rPr>
      </w:pPr>
      <w:r>
        <w:rPr>
          <w:rFonts w:hint="eastAsia" w:ascii="黑体" w:eastAsia="黑体"/>
          <w:b w:val="0"/>
          <w:bCs w:val="0"/>
          <w:sz w:val="36"/>
        </w:rPr>
        <w:t>本科毕业论文（设计）诚信声明</w:t>
      </w:r>
      <w:bookmarkEnd w:id="0"/>
      <w:bookmarkEnd w:id="1"/>
      <w:bookmarkEnd w:id="2"/>
      <w:bookmarkEnd w:id="3"/>
      <w:bookmarkEnd w:id="4"/>
      <w:bookmarkEnd w:id="5"/>
      <w:bookmarkEnd w:id="6"/>
      <w:bookmarkEnd w:id="7"/>
      <w:bookmarkEnd w:id="8"/>
    </w:p>
    <w:p w14:paraId="2E54832F">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ind w:firstLine="560" w:firstLineChars="200"/>
        <w:textAlignment w:val="auto"/>
      </w:pPr>
      <w:r>
        <w:rPr>
          <w:rFonts w:hint="eastAsia"/>
          <w:sz w:val="28"/>
        </w:rPr>
        <w:t>本人郑重声明：所呈交的毕业论文（设计），题目《</w:t>
      </w:r>
      <w:r>
        <w:rPr>
          <w:rFonts w:hint="eastAsia"/>
          <w:sz w:val="28"/>
          <w:lang w:val="en-US" w:eastAsia="zh-CN"/>
        </w:rPr>
        <w:t xml:space="preserve">  </w:t>
      </w:r>
      <w:r>
        <w:rPr>
          <w:rFonts w:hint="eastAsia"/>
          <w:color w:val="FF0000"/>
          <w:sz w:val="28"/>
          <w:lang w:val="en-US" w:eastAsia="zh-CN"/>
        </w:rPr>
        <w:t xml:space="preserve">基于数据库过滤的谱图聚类算法设计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24764A17">
      <w:pPr>
        <w:ind w:firstLine="435"/>
      </w:pPr>
    </w:p>
    <w:p w14:paraId="143986FF">
      <w:pPr>
        <w:ind w:firstLine="435"/>
        <w:rPr>
          <w:sz w:val="28"/>
        </w:rPr>
      </w:pPr>
      <w:r>
        <w:t xml:space="preserve">                           </w:t>
      </w:r>
      <w:r>
        <w:rPr>
          <w:rFonts w:hint="eastAsia"/>
          <w:sz w:val="28"/>
        </w:rPr>
        <w:t>毕业论文（设计）作者签名：</w:t>
      </w:r>
    </w:p>
    <w:p w14:paraId="0EDFD464">
      <w:pPr>
        <w:ind w:firstLine="435"/>
        <w:rPr>
          <w:rFonts w:hint="eastAsia"/>
          <w:sz w:val="28"/>
        </w:rPr>
      </w:pPr>
      <w:r>
        <w:rPr>
          <w:sz w:val="28"/>
        </w:rPr>
        <w:t xml:space="preserve">                   </w:t>
      </w:r>
      <w:r>
        <w:rPr>
          <w:rFonts w:hint="eastAsia"/>
          <w:sz w:val="28"/>
          <w:lang w:val="en-US" w:eastAsia="zh-CN"/>
        </w:rPr>
        <w:t xml:space="preserve">          </w:t>
      </w:r>
      <w:r>
        <w:rPr>
          <w:rFonts w:hint="eastAsia"/>
          <w:sz w:val="28"/>
        </w:rPr>
        <w:t>日期：</w:t>
      </w:r>
      <w:r>
        <w:rPr>
          <w:sz w:val="28"/>
        </w:rPr>
        <w:t xml:space="preserve">       </w:t>
      </w:r>
      <w:r>
        <w:rPr>
          <w:rFonts w:hint="eastAsia"/>
          <w:sz w:val="28"/>
          <w:lang w:val="en-US" w:eastAsia="zh-CN"/>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761AEE03">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both"/>
        <w:textAlignment w:val="auto"/>
        <w:rPr>
          <w:rFonts w:hint="eastAsia" w:ascii="黑体" w:eastAsia="黑体"/>
          <w:b w:val="0"/>
          <w:bCs w:val="0"/>
          <w:sz w:val="36"/>
          <w:lang w:val="en-US" w:eastAsia="zh-CN"/>
        </w:rPr>
      </w:pPr>
    </w:p>
    <w:p w14:paraId="5EA89F05">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rPr>
      </w:pPr>
      <w:r>
        <w:rPr>
          <w:rFonts w:hint="eastAsia" w:ascii="黑体" w:eastAsia="黑体"/>
          <w:b w:val="0"/>
          <w:bCs w:val="0"/>
          <w:sz w:val="36"/>
          <w:lang w:val="en-US" w:eastAsia="zh-CN"/>
        </w:rPr>
        <w:t>学位论文使用授权书</w:t>
      </w:r>
    </w:p>
    <w:p w14:paraId="75329E53">
      <w:pPr>
        <w:keepNext w:val="0"/>
        <w:keepLines w:val="0"/>
        <w:pageBreakBefore w:val="0"/>
        <w:widowControl w:val="0"/>
        <w:kinsoku/>
        <w:wordWrap/>
        <w:overflowPunct/>
        <w:topLinePunct w:val="0"/>
        <w:autoSpaceDE/>
        <w:autoSpaceDN/>
        <w:bidi w:val="0"/>
        <w:adjustRightInd/>
        <w:snapToGrid/>
        <w:spacing w:line="460" w:lineRule="exact"/>
        <w:ind w:firstLine="686" w:firstLineChars="245"/>
        <w:textAlignment w:val="auto"/>
        <w:rPr>
          <w:sz w:val="28"/>
          <w:szCs w:val="36"/>
        </w:rPr>
      </w:pPr>
      <w:r>
        <w:rPr>
          <w:rFonts w:hint="eastAsia"/>
          <w:sz w:val="28"/>
          <w:szCs w:val="36"/>
        </w:rPr>
        <w:t>本人完全了解</w:t>
      </w:r>
      <w:r>
        <w:rPr>
          <w:rFonts w:hint="eastAsia"/>
          <w:sz w:val="28"/>
          <w:szCs w:val="36"/>
          <w:lang w:val="en-US" w:eastAsia="zh-CN"/>
        </w:rPr>
        <w:t>深圳北理莫斯科大学</w:t>
      </w:r>
      <w:r>
        <w:rPr>
          <w:rFonts w:hint="eastAsia"/>
          <w:sz w:val="28"/>
          <w:szCs w:val="36"/>
        </w:rPr>
        <w:t>关于收集、保存、使用学位论文的规定，即：</w:t>
      </w:r>
    </w:p>
    <w:p w14:paraId="35FD160B">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rPr>
        <w:t>按照学校要求提交学位论文的印刷本和电子版本；</w:t>
      </w:r>
    </w:p>
    <w:p w14:paraId="71E1C1A8">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ins w:id="0" w:author="Austin" w:date="2026-06-02T17:27:28Z">
        <w:r>
          <w:rPr>
            <w:rFonts w:hint="eastAsia"/>
            <w:sz w:val="28"/>
            <w:szCs w:val="36"/>
          </w:rPr>
          <w:t>学校可以采用</w:t>
        </w:r>
      </w:ins>
      <w:del w:id="1" w:author="Austin" w:date="2026-06-02T17:27:28Z">
        <w:r>
          <w:rPr>
            <w:rFonts w:hint="eastAsia"/>
            <w:sz w:val="28"/>
            <w:szCs w:val="36"/>
          </w:rPr>
          <w:delText>学校可以可以采用</w:delText>
        </w:r>
      </w:del>
      <w:r>
        <w:rPr>
          <w:rFonts w:hint="eastAsia"/>
          <w:sz w:val="28"/>
          <w:szCs w:val="36"/>
        </w:rPr>
        <w:t>影印、缩印或其他复制手段保存论文</w:t>
      </w:r>
      <w:r>
        <w:rPr>
          <w:rFonts w:hint="eastAsia"/>
          <w:sz w:val="28"/>
          <w:szCs w:val="36"/>
          <w:lang w:eastAsia="zh-CN"/>
        </w:rPr>
        <w:t>；</w:t>
      </w:r>
    </w:p>
    <w:p w14:paraId="7794429C">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lang w:val="en-US" w:eastAsia="zh-CN"/>
        </w:rPr>
        <w:t>学校可以向国家有关部门或机构送交论文电子版，允许论文被查阅、抽检</w:t>
      </w:r>
      <w:r>
        <w:rPr>
          <w:rFonts w:hint="eastAsia"/>
          <w:sz w:val="28"/>
          <w:szCs w:val="36"/>
        </w:rPr>
        <w:t>。</w:t>
      </w:r>
    </w:p>
    <w:p w14:paraId="790CC931">
      <w:pPr>
        <w:ind w:firstLine="480"/>
      </w:pPr>
    </w:p>
    <w:p w14:paraId="0DB5FA5A">
      <w:pPr>
        <w:wordWrap w:val="0"/>
        <w:spacing w:line="480" w:lineRule="auto"/>
        <w:ind w:firstLine="2100" w:firstLineChars="1000"/>
        <w:jc w:val="center"/>
        <w:rPr>
          <w:rFonts w:hint="eastAsia"/>
          <w:lang w:val="en-US" w:eastAsia="zh-CN"/>
        </w:rPr>
      </w:pPr>
      <w:r>
        <w:rPr>
          <w:rFonts w:hint="eastAsia"/>
          <w:lang w:val="en-US" w:eastAsia="zh-CN"/>
        </w:rPr>
        <w:t xml:space="preserve">      </w:t>
      </w:r>
    </w:p>
    <w:p w14:paraId="0DAC514E">
      <w:pPr>
        <w:wordWrap w:val="0"/>
        <w:spacing w:line="480" w:lineRule="auto"/>
        <w:ind w:firstLine="2800" w:firstLineChars="1000"/>
        <w:jc w:val="center"/>
        <w:rPr>
          <w:rFonts w:hint="eastAsia"/>
          <w:sz w:val="28"/>
          <w:szCs w:val="28"/>
        </w:rPr>
      </w:pPr>
      <w:r>
        <w:rPr>
          <w:rFonts w:hint="eastAsia"/>
          <w:sz w:val="28"/>
        </w:rPr>
        <w:t>毕业论文（设计）作者</w:t>
      </w:r>
      <w:r>
        <w:rPr>
          <w:rFonts w:hint="eastAsia"/>
          <w:sz w:val="28"/>
          <w:szCs w:val="28"/>
        </w:rPr>
        <w:t xml:space="preserve">签名：  </w:t>
      </w:r>
    </w:p>
    <w:p w14:paraId="48483C41">
      <w:pPr>
        <w:wordWrap w:val="0"/>
        <w:spacing w:line="480" w:lineRule="auto"/>
        <w:ind w:firstLine="2800" w:firstLineChars="1000"/>
        <w:jc w:val="center"/>
        <w:rPr>
          <w:sz w:val="28"/>
          <w:szCs w:val="28"/>
        </w:rPr>
      </w:pPr>
      <w:r>
        <w:rPr>
          <w:rFonts w:hint="eastAsia"/>
          <w:sz w:val="28"/>
          <w:szCs w:val="28"/>
          <w:lang w:val="en-US" w:eastAsia="zh-CN"/>
        </w:rPr>
        <w:t xml:space="preserve">                  指导教师签名：</w:t>
      </w:r>
      <w:r>
        <w:rPr>
          <w:sz w:val="28"/>
          <w:szCs w:val="28"/>
        </w:rPr>
        <w:t xml:space="preserve"> </w:t>
      </w:r>
      <w:r>
        <w:rPr>
          <w:rFonts w:hint="eastAsia"/>
          <w:sz w:val="28"/>
          <w:szCs w:val="28"/>
        </w:rPr>
        <w:t xml:space="preserve">  </w:t>
      </w:r>
      <w:r>
        <w:rPr>
          <w:sz w:val="28"/>
          <w:szCs w:val="28"/>
        </w:rPr>
        <w:t xml:space="preserve">   </w:t>
      </w:r>
      <w:r>
        <w:rPr>
          <w:rFonts w:hint="eastAsia"/>
          <w:sz w:val="28"/>
          <w:szCs w:val="28"/>
        </w:rPr>
        <w:t xml:space="preserve">  </w:t>
      </w:r>
    </w:p>
    <w:p w14:paraId="02468FA5">
      <w:pPr>
        <w:spacing w:line="400" w:lineRule="atLeast"/>
        <w:ind w:firstLine="480"/>
        <w:jc w:val="center"/>
        <w:rPr>
          <w:rFonts w:hint="eastAsia"/>
          <w:sz w:val="28"/>
          <w:szCs w:val="28"/>
        </w:rPr>
      </w:pPr>
      <w:r>
        <w:rPr>
          <w:rFonts w:hint="eastAsia"/>
          <w:sz w:val="28"/>
          <w:szCs w:val="28"/>
          <w:lang w:val="en-US" w:eastAsia="zh-CN"/>
        </w:rPr>
        <w:t xml:space="preserve">                    </w:t>
      </w:r>
      <w:r>
        <w:rPr>
          <w:rFonts w:hint="eastAsia"/>
          <w:sz w:val="28"/>
          <w:szCs w:val="28"/>
        </w:rPr>
        <w:t xml:space="preserve">日期：   </w:t>
      </w:r>
      <w:r>
        <w:rPr>
          <w:rFonts w:hint="eastAsia"/>
          <w:sz w:val="28"/>
          <w:szCs w:val="28"/>
          <w:lang w:val="en-US" w:eastAsia="zh-CN"/>
        </w:rPr>
        <w:t xml:space="preserve">    </w:t>
      </w:r>
      <w:r>
        <w:rPr>
          <w:rFonts w:hint="eastAsia"/>
          <w:sz w:val="28"/>
          <w:szCs w:val="28"/>
        </w:rPr>
        <w:t>年   月   日</w:t>
      </w:r>
    </w:p>
    <w:p w14:paraId="1C5C68CB">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rFonts w:hint="default" w:ascii="Times New Roman" w:hAnsi="Times New Roman" w:eastAsia="黑体" w:cs="Times New Roman"/>
          <w:b/>
          <w:bCs/>
          <w:color w:val="auto"/>
          <w:sz w:val="32"/>
          <w:szCs w:val="22"/>
          <w:lang w:val="en-US" w:eastAsia="zh-CN"/>
        </w:rPr>
      </w:pPr>
    </w:p>
    <w:p w14:paraId="1C72863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bCs/>
          <w:color w:val="auto"/>
          <w:sz w:val="32"/>
          <w:szCs w:val="22"/>
          <w:lang w:val="en-US" w:eastAsia="zh-CN"/>
        </w:rPr>
      </w:pPr>
      <w:r>
        <w:rPr>
          <w:rFonts w:hint="default" w:ascii="Times New Roman" w:hAnsi="Times New Roman" w:eastAsia="黑体" w:cs="Times New Roman"/>
          <w:b/>
          <w:bCs/>
          <w:color w:val="auto"/>
          <w:sz w:val="32"/>
          <w:szCs w:val="22"/>
          <w:lang w:val="en-US" w:eastAsia="zh-CN"/>
        </w:rPr>
        <w:t>Совместный университет МГУ-ППИ в Шэньчжэне</w:t>
      </w:r>
    </w:p>
    <w:p w14:paraId="5D575318">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val="0"/>
          <w:bCs w:val="0"/>
          <w:color w:val="auto"/>
          <w:sz w:val="32"/>
          <w:szCs w:val="22"/>
          <w:lang w:val="ru-RU" w:eastAsia="zh-CN"/>
        </w:rPr>
      </w:pPr>
      <w:r>
        <w:rPr>
          <w:rFonts w:hint="default" w:ascii="Times New Roman" w:hAnsi="Times New Roman" w:eastAsia="黑体" w:cs="Times New Roman"/>
          <w:b/>
          <w:bCs/>
          <w:color w:val="auto"/>
          <w:sz w:val="32"/>
          <w:szCs w:val="22"/>
          <w:lang w:val="en-US" w:eastAsia="zh-CN"/>
        </w:rPr>
        <w:t>Заявление о добросовестности</w:t>
      </w:r>
      <w:r>
        <w:rPr>
          <w:rFonts w:hint="default" w:ascii="Times New Roman" w:hAnsi="Times New Roman" w:eastAsia="黑体" w:cs="Times New Roman"/>
          <w:b/>
          <w:bCs/>
          <w:color w:val="auto"/>
          <w:sz w:val="32"/>
          <w:szCs w:val="22"/>
          <w:lang w:val="ru-RU" w:eastAsia="zh-CN"/>
        </w:rPr>
        <w:t xml:space="preserve"> выпускной </w:t>
      </w:r>
      <w:r>
        <w:rPr>
          <w:rFonts w:hint="default" w:ascii="Times New Roman" w:hAnsi="Times New Roman" w:eastAsia="黑体" w:cs="Times New Roman"/>
          <w:b/>
          <w:bCs/>
          <w:color w:val="auto"/>
          <w:sz w:val="32"/>
          <w:szCs w:val="22"/>
          <w:lang w:val="en-US" w:eastAsia="zh-CN"/>
        </w:rPr>
        <w:t>работ</w:t>
      </w:r>
      <w:r>
        <w:rPr>
          <w:rFonts w:hint="default" w:ascii="Times New Roman" w:hAnsi="Times New Roman" w:eastAsia="黑体" w:cs="Times New Roman"/>
          <w:b/>
          <w:bCs/>
          <w:color w:val="auto"/>
          <w:sz w:val="32"/>
          <w:szCs w:val="22"/>
          <w:lang w:val="ru-RU" w:eastAsia="zh-CN"/>
        </w:rPr>
        <w:t>ы</w:t>
      </w:r>
      <w:r>
        <w:rPr>
          <w:rFonts w:hint="default" w:ascii="Times New Roman" w:hAnsi="Times New Roman" w:eastAsia="黑体" w:cs="Times New Roman"/>
          <w:b/>
          <w:bCs/>
          <w:color w:val="auto"/>
          <w:sz w:val="32"/>
          <w:szCs w:val="22"/>
          <w:lang w:val="en-US" w:eastAsia="zh-CN"/>
        </w:rPr>
        <w:t xml:space="preserve"> (проект</w:t>
      </w:r>
      <w:r>
        <w:rPr>
          <w:rFonts w:hint="default" w:ascii="Times New Roman" w:hAnsi="Times New Roman" w:eastAsia="黑体" w:cs="Times New Roman"/>
          <w:b/>
          <w:bCs/>
          <w:color w:val="auto"/>
          <w:sz w:val="32"/>
          <w:szCs w:val="22"/>
          <w:lang w:val="ru-RU" w:eastAsia="zh-CN"/>
        </w:rPr>
        <w:t>а</w:t>
      </w:r>
      <w:r>
        <w:rPr>
          <w:rFonts w:hint="default" w:ascii="Times New Roman" w:hAnsi="Times New Roman" w:eastAsia="黑体" w:cs="Times New Roman"/>
          <w:b/>
          <w:bCs/>
          <w:color w:val="auto"/>
          <w:sz w:val="32"/>
          <w:szCs w:val="22"/>
          <w:lang w:val="en-US" w:eastAsia="zh-CN"/>
        </w:rPr>
        <w:t xml:space="preserve">) </w:t>
      </w:r>
      <w:r>
        <w:rPr>
          <w:rFonts w:hint="default" w:ascii="Times New Roman" w:hAnsi="Times New Roman" w:eastAsia="黑体" w:cs="Times New Roman"/>
          <w:b/>
          <w:bCs/>
          <w:color w:val="auto"/>
          <w:sz w:val="32"/>
          <w:szCs w:val="22"/>
          <w:lang w:val="ru-RU" w:eastAsia="zh-CN"/>
        </w:rPr>
        <w:t xml:space="preserve">на ступени </w:t>
      </w:r>
      <w:r>
        <w:rPr>
          <w:rFonts w:hint="default" w:ascii="Times New Roman" w:hAnsi="Times New Roman" w:eastAsia="黑体" w:cs="Times New Roman"/>
          <w:b/>
          <w:bCs/>
          <w:color w:val="auto"/>
          <w:sz w:val="32"/>
          <w:szCs w:val="22"/>
          <w:lang w:val="en-US" w:eastAsia="zh-CN"/>
        </w:rPr>
        <w:t>бакалавр</w:t>
      </w:r>
      <w:r>
        <w:rPr>
          <w:rFonts w:hint="default" w:ascii="Times New Roman" w:hAnsi="Times New Roman" w:eastAsia="黑体" w:cs="Times New Roman"/>
          <w:b/>
          <w:bCs/>
          <w:color w:val="auto"/>
          <w:sz w:val="32"/>
          <w:szCs w:val="22"/>
          <w:lang w:val="ru-RU" w:eastAsia="zh-CN"/>
        </w:rPr>
        <w:t xml:space="preserve">иата </w:t>
      </w:r>
    </w:p>
    <w:p w14:paraId="6C854E6D">
      <w:pPr>
        <w:ind w:firstLine="480" w:firstLineChars="200"/>
        <w:rPr>
          <w:rFonts w:ascii="Times New Roman" w:hAnsi="Times New Roman" w:cs="Times New Roman"/>
          <w:color w:val="000000"/>
          <w:sz w:val="24"/>
          <w:szCs w:val="24"/>
          <w:shd w:val="clear" w:color="auto" w:fill="FFFFFF"/>
        </w:rPr>
      </w:pPr>
    </w:p>
    <w:p w14:paraId="209ED20C">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Я делаю серьезное заявление: представленная выпускная работа (дипломный проект) с темой «Проектирование алгоритма кластеризации масс-спектров на основе фильтрации базы данных» является результатом исследовательской работы, проведенной мной самостоятельно под руководством научного руководителя. В тексте дипломной работы отчетливо указаны все отдельные лица и коллективы, внёсшие важный вклад в исследование. Кроме того, в дипломной работе не содержатся опубликованные либо написанные произведения отдельных лиц или коллективов. Я полностью осознаю юридическую ответственность за данное заявление.</w:t>
      </w:r>
    </w:p>
    <w:p w14:paraId="736D3D7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p>
    <w:p w14:paraId="0E2C8290">
      <w:pPr>
        <w:keepNext w:val="0"/>
        <w:keepLines w:val="0"/>
        <w:pageBreakBefore w:val="0"/>
        <w:widowControl w:val="0"/>
        <w:kinsoku/>
        <w:wordWrap/>
        <w:overflowPunct/>
        <w:topLinePunct w:val="0"/>
        <w:autoSpaceDE/>
        <w:autoSpaceDN/>
        <w:bidi w:val="0"/>
        <w:adjustRightInd/>
        <w:snapToGrid/>
        <w:spacing w:line="360" w:lineRule="exact"/>
        <w:ind w:firstLine="700" w:firstLineChars="25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дипломного</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14:paraId="735D8F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Дата: </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год      месяц       день</w:t>
      </w:r>
    </w:p>
    <w:p w14:paraId="6BEE6D3C">
      <w:pPr>
        <w:jc w:val="both"/>
        <w:rPr>
          <w:rFonts w:ascii="Times New Roman" w:hAnsi="Times New Roman" w:cs="Times New Roman"/>
          <w:color w:val="000000"/>
          <w:sz w:val="24"/>
          <w:szCs w:val="24"/>
          <w:shd w:val="clear" w:color="auto" w:fill="FFFFFF"/>
        </w:rPr>
      </w:pPr>
    </w:p>
    <w:p w14:paraId="59566A88">
      <w:pPr>
        <w:jc w:val="center"/>
        <w:rPr>
          <w:rFonts w:ascii="Times New Roman" w:hAnsi="Times New Roman" w:cs="Times New Roman"/>
          <w:color w:val="000000"/>
          <w:sz w:val="24"/>
          <w:szCs w:val="24"/>
          <w:shd w:val="clear" w:color="auto" w:fill="FFFFFF"/>
        </w:rPr>
      </w:pPr>
    </w:p>
    <w:p w14:paraId="51607852">
      <w:pPr>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t xml:space="preserve">Доверенность на </w:t>
      </w:r>
      <w:r>
        <w:rPr>
          <w:rFonts w:ascii="Times New Roman" w:hAnsi="Times New Roman" w:cs="Times New Roman"/>
          <w:b/>
          <w:bCs/>
          <w:color w:val="000000"/>
          <w:sz w:val="32"/>
          <w:szCs w:val="32"/>
          <w:shd w:val="clear" w:color="auto" w:fill="FFFFFF"/>
          <w:lang w:val="ru-RU"/>
        </w:rPr>
        <w:t>использование</w:t>
      </w:r>
      <w:r>
        <w:rPr>
          <w:rFonts w:hint="default" w:ascii="Times New Roman" w:hAnsi="Times New Roman" w:cs="Times New Roman"/>
          <w:b/>
          <w:bCs/>
          <w:color w:val="000000"/>
          <w:sz w:val="32"/>
          <w:szCs w:val="32"/>
          <w:shd w:val="clear" w:color="auto" w:fill="FFFFFF"/>
          <w:lang w:val="ru-RU"/>
        </w:rPr>
        <w:t xml:space="preserve"> </w:t>
      </w:r>
      <w:r>
        <w:rPr>
          <w:rFonts w:ascii="Times New Roman" w:hAnsi="Times New Roman" w:cs="Times New Roman"/>
          <w:b/>
          <w:bCs/>
          <w:color w:val="000000"/>
          <w:sz w:val="32"/>
          <w:szCs w:val="32"/>
          <w:shd w:val="clear" w:color="auto" w:fill="FFFFFF"/>
        </w:rPr>
        <w:t>дипломной работ</w:t>
      </w:r>
      <w:r>
        <w:rPr>
          <w:rFonts w:ascii="Times New Roman" w:hAnsi="Times New Roman" w:cs="Times New Roman"/>
          <w:b/>
          <w:bCs/>
          <w:color w:val="000000"/>
          <w:sz w:val="32"/>
          <w:szCs w:val="32"/>
          <w:shd w:val="clear" w:color="auto" w:fill="FFFFFF"/>
          <w:lang w:val="ru-RU"/>
        </w:rPr>
        <w:t>ы</w:t>
      </w:r>
    </w:p>
    <w:p w14:paraId="4149BD4B">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p>
    <w:p w14:paraId="3C0EA7B6">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Я полностью </w:t>
      </w:r>
      <w:r>
        <w:rPr>
          <w:rFonts w:ascii="Times New Roman" w:hAnsi="Times New Roman" w:cs="Times New Roman"/>
          <w:color w:val="000000"/>
          <w:sz w:val="28"/>
          <w:szCs w:val="28"/>
          <w:shd w:val="clear" w:color="auto" w:fill="FFFFFF"/>
          <w:lang w:val="ru-RU"/>
        </w:rPr>
        <w:t>ознакомлен</w:t>
      </w:r>
      <w:r>
        <w:rPr>
          <w:rFonts w:hint="default" w:ascii="Times New Roman" w:hAnsi="Times New Roman" w:cs="Times New Roman"/>
          <w:color w:val="000000"/>
          <w:sz w:val="28"/>
          <w:szCs w:val="28"/>
          <w:shd w:val="clear" w:color="auto" w:fill="FFFFFF"/>
          <w:lang w:val="ru-RU"/>
        </w:rPr>
        <w:t xml:space="preserve"> с </w:t>
      </w:r>
      <w:r>
        <w:rPr>
          <w:rFonts w:ascii="Times New Roman" w:hAnsi="Times New Roman" w:cs="Times New Roman"/>
          <w:color w:val="000000"/>
          <w:sz w:val="28"/>
          <w:szCs w:val="28"/>
          <w:shd w:val="clear" w:color="auto" w:fill="FFFFFF"/>
        </w:rPr>
        <w:t>правила</w:t>
      </w:r>
      <w:r>
        <w:rPr>
          <w:rFonts w:ascii="Times New Roman" w:hAnsi="Times New Roman" w:cs="Times New Roman"/>
          <w:color w:val="000000"/>
          <w:sz w:val="28"/>
          <w:szCs w:val="28"/>
          <w:shd w:val="clear" w:color="auto" w:fill="FFFFFF"/>
          <w:lang w:val="ru-RU"/>
        </w:rPr>
        <w:t>ми</w:t>
      </w:r>
      <w:r>
        <w:rPr>
          <w:rFonts w:ascii="Times New Roman" w:hAnsi="Times New Roman" w:cs="Times New Roman"/>
          <w:color w:val="000000"/>
          <w:sz w:val="28"/>
          <w:szCs w:val="28"/>
          <w:shd w:val="clear" w:color="auto" w:fill="FFFFFF"/>
        </w:rPr>
        <w:t xml:space="preserve"> Совместного университета МГУ-ППИ в Шэньчжэне в отношении </w:t>
      </w:r>
      <w:r>
        <w:rPr>
          <w:rFonts w:ascii="Times New Roman" w:hAnsi="Times New Roman" w:cs="Times New Roman"/>
          <w:color w:val="000000"/>
          <w:sz w:val="28"/>
          <w:szCs w:val="28"/>
          <w:shd w:val="clear" w:color="auto" w:fill="FFFFFF"/>
          <w:lang w:val="ru-RU"/>
        </w:rPr>
        <w:t>сбора</w:t>
      </w:r>
      <w:r>
        <w:rPr>
          <w:rFonts w:ascii="Times New Roman" w:hAnsi="Times New Roman" w:cs="Times New Roman"/>
          <w:color w:val="000000"/>
          <w:sz w:val="28"/>
          <w:szCs w:val="28"/>
          <w:shd w:val="clear" w:color="auto" w:fill="FFFFFF"/>
        </w:rPr>
        <w:t>, хранени</w:t>
      </w:r>
      <w:r>
        <w:rPr>
          <w:rFonts w:ascii="Times New Roman" w:hAnsi="Times New Roman" w:cs="Times New Roman"/>
          <w:color w:val="000000"/>
          <w:sz w:val="28"/>
          <w:szCs w:val="28"/>
          <w:shd w:val="clear" w:color="auto" w:fill="FFFFFF"/>
          <w:lang w:val="ru-RU"/>
        </w:rPr>
        <w:t>я</w:t>
      </w:r>
      <w:r>
        <w:rPr>
          <w:rFonts w:ascii="Times New Roman" w:hAnsi="Times New Roman" w:cs="Times New Roman"/>
          <w:color w:val="000000"/>
          <w:sz w:val="28"/>
          <w:szCs w:val="28"/>
          <w:shd w:val="clear" w:color="auto" w:fill="FFFFFF"/>
        </w:rPr>
        <w:t xml:space="preserve"> и использовани</w:t>
      </w:r>
      <w:r>
        <w:rPr>
          <w:rFonts w:ascii="Times New Roman" w:hAnsi="Times New Roman" w:cs="Times New Roman"/>
          <w:color w:val="000000"/>
          <w:sz w:val="28"/>
          <w:szCs w:val="28"/>
          <w:shd w:val="clear" w:color="auto" w:fill="FFFFFF"/>
          <w:lang w:val="ru-RU"/>
        </w:rPr>
        <w:t>я</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дипломной работы, а именно:</w:t>
      </w:r>
    </w:p>
    <w:p w14:paraId="43B45BB5">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в соответствии с требованиями </w:t>
      </w:r>
      <w:r>
        <w:rPr>
          <w:rFonts w:ascii="Times New Roman" w:hAnsi="Times New Roman" w:cs="Times New Roman"/>
          <w:color w:val="000000"/>
          <w:sz w:val="28"/>
          <w:szCs w:val="28"/>
          <w:shd w:val="clear" w:color="auto" w:fill="FFFFFF"/>
          <w:lang w:val="ru-RU"/>
        </w:rPr>
        <w:t>ВУЗа</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предоставляется</w:t>
      </w:r>
      <w:r>
        <w:rPr>
          <w:rFonts w:hint="default" w:ascii="Times New Roman" w:hAnsi="Times New Roman" w:cs="Times New Roman"/>
          <w:color w:val="000000"/>
          <w:sz w:val="28"/>
          <w:szCs w:val="28"/>
          <w:shd w:val="clear" w:color="auto" w:fill="FFFFFF"/>
          <w:lang w:val="ru-RU"/>
        </w:rPr>
        <w:t xml:space="preserve"> печатная</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электронн</w:t>
      </w:r>
      <w:r>
        <w:rPr>
          <w:rFonts w:ascii="Times New Roman" w:hAnsi="Times New Roman" w:cs="Times New Roman"/>
          <w:color w:val="000000"/>
          <w:sz w:val="28"/>
          <w:szCs w:val="28"/>
          <w:shd w:val="clear" w:color="auto" w:fill="FFFFFF"/>
          <w:lang w:val="ru-RU"/>
        </w:rPr>
        <w:t>ая</w:t>
      </w:r>
      <w:r>
        <w:rPr>
          <w:rFonts w:hint="default" w:ascii="Times New Roman" w:hAnsi="Times New Roman" w:cs="Times New Roman"/>
          <w:color w:val="000000"/>
          <w:sz w:val="28"/>
          <w:szCs w:val="28"/>
          <w:shd w:val="clear" w:color="auto" w:fill="FFFFFF"/>
          <w:lang w:val="ru-RU"/>
        </w:rPr>
        <w:t xml:space="preserve"> версии</w:t>
      </w:r>
      <w:r>
        <w:rPr>
          <w:rFonts w:ascii="Times New Roman" w:hAnsi="Times New Roman" w:cs="Times New Roman"/>
          <w:color w:val="000000"/>
          <w:sz w:val="28"/>
          <w:szCs w:val="28"/>
          <w:shd w:val="clear" w:color="auto" w:fill="FFFFFF"/>
        </w:rPr>
        <w:t xml:space="preserve"> дипломной работы;</w:t>
      </w:r>
    </w:p>
    <w:p w14:paraId="75A97CD9">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может применять </w:t>
      </w:r>
      <w:r>
        <w:rPr>
          <w:rFonts w:ascii="Times New Roman" w:hAnsi="Times New Roman" w:cs="Times New Roman"/>
          <w:color w:val="000000"/>
          <w:sz w:val="28"/>
          <w:szCs w:val="28"/>
          <w:shd w:val="clear" w:color="auto" w:fill="FFFFFF"/>
          <w:lang w:val="ru-RU"/>
        </w:rPr>
        <w:t>факсимиле</w:t>
      </w:r>
      <w:r>
        <w:rPr>
          <w:rFonts w:ascii="Times New Roman" w:hAnsi="Times New Roman" w:cs="Times New Roman"/>
          <w:color w:val="000000"/>
          <w:sz w:val="28"/>
          <w:szCs w:val="28"/>
          <w:shd w:val="clear" w:color="auto" w:fill="FFFFFF"/>
        </w:rPr>
        <w:t xml:space="preserve">, фотоофсетную печать или прочие методы </w:t>
      </w:r>
      <w:r>
        <w:rPr>
          <w:rFonts w:ascii="Times New Roman" w:hAnsi="Times New Roman" w:cs="Times New Roman"/>
          <w:color w:val="000000"/>
          <w:sz w:val="28"/>
          <w:szCs w:val="28"/>
          <w:shd w:val="clear" w:color="auto" w:fill="FFFFFF"/>
          <w:lang w:val="ru-RU"/>
        </w:rPr>
        <w:t>копирования</w:t>
      </w:r>
      <w:r>
        <w:rPr>
          <w:rFonts w:hint="default" w:ascii="Times New Roman" w:hAnsi="Times New Roman" w:cs="Times New Roman"/>
          <w:color w:val="000000"/>
          <w:sz w:val="28"/>
          <w:szCs w:val="28"/>
          <w:shd w:val="clear" w:color="auto" w:fill="FFFFFF"/>
          <w:lang w:val="ru-RU"/>
        </w:rPr>
        <w:t xml:space="preserve"> и </w:t>
      </w:r>
      <w:r>
        <w:rPr>
          <w:rFonts w:ascii="Times New Roman" w:hAnsi="Times New Roman" w:cs="Times New Roman"/>
          <w:color w:val="000000"/>
          <w:sz w:val="28"/>
          <w:szCs w:val="28"/>
          <w:shd w:val="clear" w:color="auto" w:fill="FFFFFF"/>
        </w:rPr>
        <w:t>хран</w:t>
      </w:r>
      <w:r>
        <w:rPr>
          <w:rFonts w:ascii="Times New Roman" w:hAnsi="Times New Roman" w:cs="Times New Roman"/>
          <w:color w:val="000000"/>
          <w:sz w:val="28"/>
          <w:szCs w:val="28"/>
          <w:shd w:val="clear" w:color="auto" w:fill="FFFFFF"/>
          <w:lang w:val="ru-RU"/>
        </w:rPr>
        <w:t>ения</w:t>
      </w:r>
      <w:r>
        <w:rPr>
          <w:rFonts w:ascii="Times New Roman" w:hAnsi="Times New Roman" w:cs="Times New Roman"/>
          <w:color w:val="000000"/>
          <w:sz w:val="28"/>
          <w:szCs w:val="28"/>
          <w:shd w:val="clear" w:color="auto" w:fill="FFFFFF"/>
        </w:rPr>
        <w:t xml:space="preserve"> дипломн</w:t>
      </w:r>
      <w:r>
        <w:rPr>
          <w:rFonts w:ascii="Times New Roman" w:hAnsi="Times New Roman" w:cs="Times New Roman"/>
          <w:color w:val="000000"/>
          <w:sz w:val="28"/>
          <w:szCs w:val="28"/>
          <w:shd w:val="clear" w:color="auto" w:fill="FFFFFF"/>
          <w:lang w:val="ru-RU"/>
        </w:rPr>
        <w:t>ой</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работ</w:t>
      </w:r>
      <w:r>
        <w:rPr>
          <w:rFonts w:ascii="Times New Roman" w:hAnsi="Times New Roman" w:cs="Times New Roman"/>
          <w:color w:val="000000"/>
          <w:sz w:val="28"/>
          <w:szCs w:val="28"/>
          <w:shd w:val="clear" w:color="auto" w:fill="FFFFFF"/>
          <w:lang w:val="ru-RU"/>
        </w:rPr>
        <w:t>ы</w:t>
      </w:r>
      <w:r>
        <w:rPr>
          <w:rFonts w:ascii="Times New Roman" w:hAnsi="Times New Roman" w:cs="Times New Roman"/>
          <w:color w:val="000000"/>
          <w:sz w:val="28"/>
          <w:szCs w:val="28"/>
          <w:shd w:val="clear" w:color="auto" w:fill="FFFFFF"/>
        </w:rPr>
        <w:t>;</w:t>
      </w:r>
    </w:p>
    <w:p w14:paraId="62BBB1FD">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может</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отправлять дипломную работу в другие соответствующие </w:t>
      </w:r>
      <w:r>
        <w:rPr>
          <w:rFonts w:ascii="Times New Roman" w:hAnsi="Times New Roman" w:cs="Times New Roman"/>
          <w:color w:val="000000"/>
          <w:sz w:val="28"/>
          <w:szCs w:val="28"/>
          <w:shd w:val="clear" w:color="auto" w:fill="FFFFFF"/>
          <w:lang w:val="ru-RU"/>
        </w:rPr>
        <w:t>государственные</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органы или учреждения</w:t>
      </w:r>
      <w:r>
        <w:rPr>
          <w:rFonts w:hint="default" w:ascii="Times New Roman" w:hAnsi="Times New Roman" w:cs="Times New Roman"/>
          <w:color w:val="000000"/>
          <w:sz w:val="28"/>
          <w:szCs w:val="28"/>
          <w:shd w:val="clear" w:color="auto" w:fill="FFFFFF"/>
          <w:lang w:val="ru-RU"/>
        </w:rPr>
        <w:t xml:space="preserve"> с целью</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ознакомления</w:t>
      </w:r>
      <w:r>
        <w:rPr>
          <w:rFonts w:hint="default" w:ascii="Times New Roman" w:hAnsi="Times New Roman" w:cs="Times New Roman"/>
          <w:color w:val="000000"/>
          <w:sz w:val="28"/>
          <w:szCs w:val="28"/>
          <w:shd w:val="clear" w:color="auto" w:fill="FFFFFF"/>
          <w:lang w:val="ru-RU"/>
        </w:rPr>
        <w:t xml:space="preserve"> и</w:t>
      </w:r>
      <w:r>
        <w:rPr>
          <w:rFonts w:ascii="Times New Roman" w:hAnsi="Times New Roman" w:cs="Times New Roman"/>
          <w:color w:val="000000"/>
          <w:sz w:val="28"/>
          <w:szCs w:val="28"/>
          <w:shd w:val="clear" w:color="auto" w:fill="FFFFFF"/>
        </w:rPr>
        <w:t xml:space="preserve"> выборочн</w:t>
      </w:r>
      <w:r>
        <w:rPr>
          <w:rFonts w:ascii="Times New Roman" w:hAnsi="Times New Roman" w:cs="Times New Roman"/>
          <w:color w:val="000000"/>
          <w:sz w:val="28"/>
          <w:szCs w:val="28"/>
          <w:shd w:val="clear" w:color="auto" w:fill="FFFFFF"/>
          <w:lang w:val="ru-RU"/>
        </w:rPr>
        <w:t>ой</w:t>
      </w:r>
      <w:r>
        <w:rPr>
          <w:rFonts w:ascii="Times New Roman" w:hAnsi="Times New Roman" w:cs="Times New Roman"/>
          <w:color w:val="000000"/>
          <w:sz w:val="28"/>
          <w:szCs w:val="28"/>
          <w:shd w:val="clear" w:color="auto" w:fill="FFFFFF"/>
        </w:rPr>
        <w:t xml:space="preserve"> проверк</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w:t>
      </w:r>
    </w:p>
    <w:p w14:paraId="4578A92C">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14:paraId="2B1AFD2D">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14:paraId="633A6CB2">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14:paraId="76D12948">
      <w:pPr>
        <w:keepNext w:val="0"/>
        <w:keepLines w:val="0"/>
        <w:pageBreakBefore w:val="0"/>
        <w:widowControl w:val="0"/>
        <w:kinsoku/>
        <w:wordWrap/>
        <w:overflowPunct/>
        <w:topLinePunct w:val="0"/>
        <w:autoSpaceDE/>
        <w:autoSpaceDN/>
        <w:bidi w:val="0"/>
        <w:adjustRightInd/>
        <w:snapToGrid/>
        <w:spacing w:line="360" w:lineRule="exact"/>
        <w:ind w:firstLine="3780" w:firstLineChars="135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научного руководителя</w:t>
      </w:r>
      <w:r>
        <w:rPr>
          <w:rFonts w:ascii="Times New Roman" w:hAnsi="Times New Roman" w:cs="Times New Roman"/>
          <w:color w:val="000000"/>
          <w:sz w:val="28"/>
          <w:szCs w:val="28"/>
          <w:shd w:val="clear" w:color="auto" w:fill="FFFFFF"/>
        </w:rPr>
        <w:t>:</w:t>
      </w:r>
    </w:p>
    <w:p w14:paraId="4590D85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sz w:val="28"/>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Дата: год      месяц       день</w:t>
      </w:r>
    </w:p>
    <w:p w14:paraId="0B8D5885">
      <w:pPr>
        <w:keepNext w:val="0"/>
        <w:keepLines w:val="0"/>
        <w:pageBreakBefore w:val="0"/>
        <w:widowControl w:val="0"/>
        <w:kinsoku/>
        <w:wordWrap/>
        <w:overflowPunct/>
        <w:topLinePunct w:val="0"/>
        <w:autoSpaceDE/>
        <w:autoSpaceDN/>
        <w:bidi w:val="0"/>
        <w:adjustRightInd/>
        <w:snapToGrid/>
        <w:spacing w:line="360" w:lineRule="auto"/>
        <w:ind w:firstLine="435"/>
        <w:jc w:val="distribute"/>
        <w:textAlignment w:val="auto"/>
        <w:rPr>
          <w:rFonts w:hint="eastAsia"/>
          <w:sz w:val="28"/>
        </w:rPr>
      </w:pPr>
    </w:p>
    <w:p w14:paraId="0F4FA7F9">
      <w:pPr>
        <w:snapToGrid w:val="0"/>
        <w:ind w:firstLine="0"/>
        <w:jc w:val="both"/>
        <w:rPr>
          <w:rFonts w:hint="eastAsia" w:ascii="黑体" w:hAnsi="黑体" w:eastAsia="黑体"/>
          <w:b w:val="0"/>
          <w:bCs w:val="0"/>
          <w:sz w:val="32"/>
          <w:szCs w:val="32"/>
        </w:rPr>
      </w:pPr>
    </w:p>
    <w:p w14:paraId="393B32B9">
      <w:pPr>
        <w:snapToGrid w:val="0"/>
        <w:spacing w:before="312" w:beforeLines="100" w:after="312" w:afterLines="100"/>
        <w:ind w:firstLine="640"/>
        <w:jc w:val="center"/>
        <w:rPr>
          <w:rFonts w:ascii="黑体" w:hAnsi="黑体" w:eastAsia="黑体"/>
          <w:b w:val="0"/>
          <w:bCs w:val="0"/>
          <w:sz w:val="36"/>
          <w:szCs w:val="36"/>
        </w:rPr>
      </w:pPr>
      <w:r>
        <w:rPr>
          <w:rFonts w:hint="eastAsia" w:ascii="黑体" w:hAnsi="黑体" w:eastAsia="黑体"/>
          <w:b w:val="0"/>
          <w:bCs w:val="0"/>
          <w:sz w:val="36"/>
          <w:szCs w:val="36"/>
        </w:rPr>
        <w:t>摘</w:t>
      </w:r>
      <w:r>
        <w:rPr>
          <w:rFonts w:hint="eastAsia" w:ascii="黑体" w:hAnsi="黑体" w:eastAsia="黑体"/>
          <w:b w:val="0"/>
          <w:bCs w:val="0"/>
          <w:sz w:val="36"/>
          <w:szCs w:val="36"/>
          <w:lang w:val="en-US" w:eastAsia="zh-CN"/>
        </w:rPr>
        <w:t xml:space="preserve">    </w:t>
      </w:r>
      <w:r>
        <w:rPr>
          <w:rFonts w:hint="eastAsia" w:ascii="黑体" w:hAnsi="黑体" w:eastAsia="黑体"/>
          <w:b w:val="0"/>
          <w:bCs w:val="0"/>
          <w:sz w:val="36"/>
          <w:szCs w:val="36"/>
        </w:rPr>
        <w:t>要</w:t>
      </w:r>
      <w:r>
        <w:fldChar w:fldCharType="begin"/>
      </w:r>
      <w:r>
        <w:instrText xml:space="preserve">TC "摘 要" \f C \l "1"</w:instrText>
      </w:r>
      <w:r>
        <w:fldChar w:fldCharType="end"/>
      </w:r>
    </w:p>
    <w:p w14:paraId="19502D62">
      <w:pPr>
        <w:snapToGrid w:val="0"/>
        <w:spacing w:line="360" w:lineRule="auto"/>
        <w:ind w:firstLine="480"/>
        <w:jc w:val="left"/>
        <w:rPr>
          <w:rFonts w:hint="eastAsia"/>
          <w:sz w:val="24"/>
          <w:szCs w:val="32"/>
        </w:rPr>
      </w:pPr>
    </w:p>
    <w:p w14:paraId="20DD726E">
      <w:pPr>
        <w:snapToGrid w:val="0"/>
        <w:spacing w:line="360" w:lineRule="auto"/>
        <w:ind w:firstLine="480"/>
        <w:jc w:val="left"/>
        <w:rPr>
          <w:rFonts w:hint="eastAsia"/>
          <w:sz w:val="24"/>
          <w:szCs w:val="32"/>
        </w:rPr>
      </w:pPr>
      <w:r>
        <w:rPr>
          <w:rFonts w:hint="eastAsia"/>
          <w:sz w:val="24"/>
          <w:szCs w:val="32"/>
        </w:rPr>
        <w:t>自上而下质谱</w:t>
      </w:r>
      <w:ins w:id="2" w:author="Zzzzzzzz.h" w:date="2026-06-02T16:05:19Z">
        <w:r>
          <w:rPr>
            <w:rFonts w:hint="eastAsia"/>
            <w:sz w:val="24"/>
            <w:szCs w:val="32"/>
            <w:lang w:val="en-US" w:eastAsia="zh-CN"/>
          </w:rPr>
          <w:t>技术</w:t>
        </w:r>
      </w:ins>
      <w:ins w:id="3" w:author="Zzzzzzzz.h" w:date="2026-06-02T16:04:10Z">
        <w:r>
          <w:rPr>
            <w:rFonts w:hint="eastAsia"/>
            <w:sz w:val="24"/>
            <w:szCs w:val="32"/>
            <w:lang w:val="en-US" w:eastAsia="zh-CN"/>
          </w:rPr>
          <w:t>能够</w:t>
        </w:r>
      </w:ins>
      <w:r>
        <w:rPr>
          <w:rFonts w:hint="eastAsia"/>
          <w:sz w:val="24"/>
          <w:szCs w:val="32"/>
        </w:rPr>
        <w:t>直接分析完整蛋白质</w:t>
      </w:r>
      <w:ins w:id="4" w:author="Zzzzzzzz.h" w:date="2026-06-02T16:04:17Z">
        <w:r>
          <w:rPr>
            <w:rFonts w:hint="eastAsia"/>
            <w:sz w:val="24"/>
            <w:szCs w:val="32"/>
            <w:lang w:val="en-US" w:eastAsia="zh-CN"/>
          </w:rPr>
          <w:t>及</w:t>
        </w:r>
      </w:ins>
      <w:del w:id="5" w:author="Zzzzzzzz.h" w:date="2026-06-02T16:04:23Z">
        <w:r>
          <w:rPr>
            <w:rFonts w:hint="eastAsia"/>
            <w:sz w:val="24"/>
            <w:szCs w:val="32"/>
          </w:rPr>
          <w:delText>或</w:delText>
        </w:r>
      </w:del>
      <w:r>
        <w:rPr>
          <w:rFonts w:hint="eastAsia"/>
          <w:sz w:val="24"/>
          <w:szCs w:val="32"/>
        </w:rPr>
        <w:t>蛋白质形态，能够</w:t>
      </w:r>
      <w:ins w:id="6" w:author="Zzzzzzzz.h" w:date="2026-06-02T16:05:26Z">
        <w:r>
          <w:rPr>
            <w:rFonts w:hint="eastAsia"/>
            <w:sz w:val="24"/>
            <w:szCs w:val="32"/>
            <w:lang w:val="en-US" w:eastAsia="zh-CN"/>
          </w:rPr>
          <w:t>有效</w:t>
        </w:r>
      </w:ins>
      <w:r>
        <w:rPr>
          <w:rFonts w:hint="eastAsia"/>
          <w:sz w:val="24"/>
          <w:szCs w:val="32"/>
        </w:rPr>
        <w:t>保留</w:t>
      </w:r>
      <w:ins w:id="7" w:author="Zzzzzzzz.h" w:date="2026-06-02T16:05:30Z">
        <w:r>
          <w:rPr>
            <w:rFonts w:hint="eastAsia"/>
            <w:sz w:val="24"/>
            <w:szCs w:val="32"/>
            <w:lang w:val="en-US" w:eastAsia="zh-CN"/>
          </w:rPr>
          <w:t>蛋白质</w:t>
        </w:r>
      </w:ins>
      <w:del w:id="8" w:author="Zzzzzzzz.h" w:date="2026-06-02T16:05:29Z">
        <w:r>
          <w:rPr>
            <w:rFonts w:hint="eastAsia"/>
            <w:sz w:val="24"/>
            <w:szCs w:val="32"/>
          </w:rPr>
          <w:delText>底物</w:delText>
        </w:r>
      </w:del>
      <w:r>
        <w:rPr>
          <w:rFonts w:hint="eastAsia"/>
          <w:sz w:val="24"/>
          <w:szCs w:val="32"/>
        </w:rPr>
        <w:t>修饰、截</w:t>
      </w:r>
      <w:ins w:id="9" w:author="Zzzzzzzz.h" w:date="2026-06-02T16:05:37Z">
        <w:r>
          <w:rPr>
            <w:rFonts w:hint="eastAsia"/>
            <w:sz w:val="24"/>
            <w:szCs w:val="32"/>
            <w:lang w:val="en-US" w:eastAsia="zh-CN"/>
          </w:rPr>
          <w:t>段</w:t>
        </w:r>
      </w:ins>
      <w:del w:id="10" w:author="Zzzzzzzz.h" w:date="2026-06-02T16:05:36Z">
        <w:r>
          <w:rPr>
            <w:rFonts w:hint="eastAsia"/>
            <w:sz w:val="24"/>
            <w:szCs w:val="32"/>
          </w:rPr>
          <w:delText>短</w:delText>
        </w:r>
      </w:del>
      <w:r>
        <w:rPr>
          <w:rFonts w:hint="eastAsia"/>
          <w:sz w:val="24"/>
          <w:szCs w:val="32"/>
        </w:rPr>
        <w:t>和序列变异等</w:t>
      </w:r>
      <w:ins w:id="11" w:author="Zzzzzzzz.h" w:date="2026-06-02T16:05:44Z">
        <w:r>
          <w:rPr>
            <w:rFonts w:hint="eastAsia"/>
            <w:sz w:val="24"/>
            <w:szCs w:val="32"/>
            <w:lang w:val="en-US" w:eastAsia="zh-CN"/>
          </w:rPr>
          <w:t>相关</w:t>
        </w:r>
      </w:ins>
      <w:del w:id="12" w:author="Zzzzzzzz.h" w:date="2026-06-02T16:05:43Z">
        <w:r>
          <w:rPr>
            <w:rFonts w:hint="eastAsia"/>
            <w:sz w:val="24"/>
            <w:szCs w:val="32"/>
          </w:rPr>
          <w:delText>组合</w:delText>
        </w:r>
      </w:del>
      <w:r>
        <w:rPr>
          <w:rFonts w:hint="eastAsia"/>
          <w:sz w:val="24"/>
          <w:szCs w:val="32"/>
        </w:rPr>
        <w:t>信息，</w:t>
      </w:r>
      <w:ins w:id="13" w:author="Zzzzzzzz.h" w:date="2026-06-02T16:05:48Z">
        <w:r>
          <w:rPr>
            <w:rFonts w:hint="eastAsia"/>
            <w:sz w:val="24"/>
            <w:szCs w:val="32"/>
            <w:lang w:val="en-US" w:eastAsia="zh-CN"/>
          </w:rPr>
          <w:t>是</w:t>
        </w:r>
      </w:ins>
      <w:ins w:id="14" w:author="Zzzzzzzz.h" w:date="2026-06-02T16:05:55Z">
        <w:r>
          <w:rPr>
            <w:rFonts w:hint="eastAsia"/>
            <w:sz w:val="24"/>
            <w:szCs w:val="32"/>
            <w:lang w:val="en-US" w:eastAsia="zh-CN"/>
          </w:rPr>
          <w:t>现阶段</w:t>
        </w:r>
      </w:ins>
      <w:ins w:id="15" w:author="Zzzzzzzz.h" w:date="2026-06-02T16:05:56Z">
        <w:r>
          <w:rPr>
            <w:rFonts w:hint="eastAsia"/>
            <w:sz w:val="24"/>
            <w:szCs w:val="32"/>
            <w:lang w:val="en-US" w:eastAsia="zh-CN"/>
          </w:rPr>
          <w:t>蛋白质</w:t>
        </w:r>
      </w:ins>
      <w:ins w:id="16" w:author="Zzzzzzzz.h" w:date="2026-06-02T16:05:57Z">
        <w:r>
          <w:rPr>
            <w:rFonts w:hint="eastAsia"/>
            <w:sz w:val="24"/>
            <w:szCs w:val="32"/>
            <w:lang w:val="en-US" w:eastAsia="zh-CN"/>
          </w:rPr>
          <w:t>鉴定的</w:t>
        </w:r>
      </w:ins>
      <w:ins w:id="17" w:author="Zzzzzzzz.h" w:date="2026-06-02T16:05:59Z">
        <w:r>
          <w:rPr>
            <w:rFonts w:hint="eastAsia"/>
            <w:sz w:val="24"/>
            <w:szCs w:val="32"/>
            <w:lang w:val="en-US" w:eastAsia="zh-CN"/>
          </w:rPr>
          <w:t>重要</w:t>
        </w:r>
      </w:ins>
      <w:ins w:id="18" w:author="Zzzzzzzz.h" w:date="2026-06-02T16:06:01Z">
        <w:r>
          <w:rPr>
            <w:rFonts w:hint="eastAsia"/>
            <w:sz w:val="24"/>
            <w:szCs w:val="32"/>
            <w:lang w:val="en-US" w:eastAsia="zh-CN"/>
          </w:rPr>
          <w:t>技术手段</w:t>
        </w:r>
      </w:ins>
      <w:ins w:id="19" w:author="Zzzzzzzz.h" w:date="2026-06-02T16:06:02Z">
        <w:r>
          <w:rPr>
            <w:rFonts w:hint="eastAsia"/>
            <w:sz w:val="24"/>
            <w:szCs w:val="32"/>
            <w:lang w:val="en-US" w:eastAsia="zh-CN"/>
          </w:rPr>
          <w:t>。</w:t>
        </w:r>
      </w:ins>
      <w:r>
        <w:rPr>
          <w:rFonts w:hint="eastAsia"/>
          <w:sz w:val="24"/>
          <w:szCs w:val="32"/>
        </w:rPr>
        <w:t>但其 MS/MS 谱图通常</w:t>
      </w:r>
      <w:ins w:id="20" w:author="Zzzzzzzz.h" w:date="2026-06-02T16:06:11Z">
        <w:r>
          <w:rPr>
            <w:rFonts w:hint="eastAsia"/>
            <w:sz w:val="24"/>
            <w:szCs w:val="32"/>
            <w:lang w:val="en-US" w:eastAsia="zh-CN"/>
          </w:rPr>
          <w:t>存在</w:t>
        </w:r>
      </w:ins>
      <w:r>
        <w:rPr>
          <w:rFonts w:hint="eastAsia"/>
          <w:sz w:val="24"/>
          <w:szCs w:val="32"/>
        </w:rPr>
        <w:t>峰数多、质量范围宽</w:t>
      </w:r>
      <w:ins w:id="21" w:author="Zzzzzzzz.h" w:date="2026-06-02T16:06:14Z">
        <w:r>
          <w:rPr>
            <w:rFonts w:hint="eastAsia"/>
            <w:sz w:val="24"/>
            <w:szCs w:val="32"/>
            <w:lang w:val="en-US" w:eastAsia="zh-CN"/>
          </w:rPr>
          <w:t>的</w:t>
        </w:r>
      </w:ins>
      <w:ins w:id="22" w:author="Zzzzzzzz.h" w:date="2026-06-02T16:06:15Z">
        <w:r>
          <w:rPr>
            <w:rFonts w:hint="eastAsia"/>
            <w:sz w:val="24"/>
            <w:szCs w:val="32"/>
            <w:lang w:val="en-US" w:eastAsia="zh-CN"/>
          </w:rPr>
          <w:t>问题</w:t>
        </w:r>
      </w:ins>
      <w:r>
        <w:rPr>
          <w:rFonts w:hint="eastAsia"/>
          <w:sz w:val="24"/>
          <w:szCs w:val="32"/>
        </w:rPr>
        <w:t>，</w:t>
      </w:r>
      <w:ins w:id="23" w:author="Zzzzzzzz.h" w:date="2026-06-02T16:06:22Z">
        <w:r>
          <w:rPr>
            <w:rFonts w:hint="eastAsia"/>
            <w:sz w:val="24"/>
            <w:szCs w:val="32"/>
            <w:lang w:val="en-US" w:eastAsia="zh-CN"/>
          </w:rPr>
          <w:t>在</w:t>
        </w:r>
      </w:ins>
      <w:r>
        <w:rPr>
          <w:rFonts w:hint="eastAsia"/>
          <w:sz w:val="24"/>
          <w:szCs w:val="32"/>
        </w:rPr>
        <w:t>谱图库构建和检索阶段</w:t>
      </w:r>
      <w:ins w:id="24" w:author="Zzzzzzzz.h" w:date="2026-06-02T16:06:28Z">
        <w:r>
          <w:rPr>
            <w:rFonts w:hint="eastAsia"/>
            <w:sz w:val="24"/>
            <w:szCs w:val="32"/>
            <w:lang w:eastAsia="zh-CN"/>
          </w:rPr>
          <w:t>，</w:t>
        </w:r>
      </w:ins>
      <w:r>
        <w:rPr>
          <w:rFonts w:hint="eastAsia"/>
          <w:sz w:val="24"/>
          <w:szCs w:val="32"/>
        </w:rPr>
        <w:t>容易</w:t>
      </w:r>
      <w:ins w:id="25" w:author="Zzzzzzzz.h" w:date="2026-06-02T16:06:57Z">
        <w:r>
          <w:rPr>
            <w:rFonts w:hint="eastAsia"/>
            <w:sz w:val="24"/>
            <w:szCs w:val="32"/>
            <w:lang w:val="en-US" w:eastAsia="zh-CN"/>
          </w:rPr>
          <w:t>出现</w:t>
        </w:r>
      </w:ins>
      <w:del w:id="26" w:author="Zzzzzzzz.h" w:date="2026-06-02T16:07:02Z">
        <w:r>
          <w:rPr>
            <w:rFonts w:hint="eastAsia"/>
            <w:sz w:val="24"/>
            <w:szCs w:val="32"/>
          </w:rPr>
          <w:delText>受到</w:delText>
        </w:r>
      </w:del>
      <w:r>
        <w:rPr>
          <w:rFonts w:hint="eastAsia"/>
          <w:sz w:val="24"/>
          <w:szCs w:val="32"/>
        </w:rPr>
        <w:t>候选谱图</w:t>
      </w:r>
      <w:del w:id="27" w:author="Zzzzzzzz.h" w:date="2026-06-02T16:07:05Z">
        <w:r>
          <w:rPr>
            <w:rFonts w:hint="eastAsia"/>
            <w:sz w:val="24"/>
            <w:szCs w:val="32"/>
          </w:rPr>
          <w:delText>对</w:delText>
        </w:r>
      </w:del>
      <w:r>
        <w:rPr>
          <w:rFonts w:hint="eastAsia"/>
          <w:sz w:val="24"/>
          <w:szCs w:val="32"/>
        </w:rPr>
        <w:t>数量膨胀的</w:t>
      </w:r>
      <w:ins w:id="28" w:author="Zzzzzzzz.h" w:date="2026-06-02T16:07:10Z">
        <w:r>
          <w:rPr>
            <w:rFonts w:hint="eastAsia"/>
            <w:sz w:val="24"/>
            <w:szCs w:val="32"/>
            <w:lang w:val="en-US" w:eastAsia="zh-CN"/>
          </w:rPr>
          <w:t>问题</w:t>
        </w:r>
      </w:ins>
      <w:del w:id="29" w:author="Zzzzzzzz.h" w:date="2026-06-02T16:07:09Z">
        <w:r>
          <w:rPr>
            <w:rFonts w:hint="eastAsia"/>
            <w:sz w:val="24"/>
            <w:szCs w:val="32"/>
          </w:rPr>
          <w:delText>影响</w:delText>
        </w:r>
      </w:del>
      <w:r>
        <w:rPr>
          <w:rFonts w:hint="eastAsia"/>
          <w:sz w:val="24"/>
          <w:szCs w:val="32"/>
        </w:rPr>
        <w:t>。针对这一问题，</w:t>
      </w:r>
      <w:del w:id="30" w:author="Austin" w:date="2026-06-03T00:32:40Z">
        <w:r>
          <w:rPr>
            <w:rFonts w:hint="eastAsia"/>
            <w:sz w:val="24"/>
            <w:szCs w:val="32"/>
          </w:rPr>
          <w:delText>本文</w:delText>
        </w:r>
      </w:del>
      <w:ins w:id="31" w:author="Austin" w:date="2026-06-03T00:32:40Z">
        <w:r>
          <w:rPr>
            <w:rFonts w:hint="eastAsia"/>
            <w:sz w:val="24"/>
            <w:szCs w:val="32"/>
            <w:lang w:eastAsia="zh-CN"/>
          </w:rPr>
          <w:t>本研究</w:t>
        </w:r>
      </w:ins>
      <w:r>
        <w:rPr>
          <w:rFonts w:hint="eastAsia"/>
          <w:sz w:val="24"/>
          <w:szCs w:val="32"/>
        </w:rPr>
        <w:t>围绕 TopLib 谱图库构建思想，设计一种基于数据库过滤的谱图聚类算法：先将谱图前体质量、荷电状态和碎片峰信息组织到 SQLite 数据库中，再利用前体质量窗口与荷电状态筛选候选谱图对，最后对候选对计算碎片峰余弦相似度并进行连通分量聚类。</w:t>
      </w:r>
    </w:p>
    <w:p w14:paraId="3AE00408">
      <w:pPr>
        <w:snapToGrid w:val="0"/>
        <w:spacing w:line="360" w:lineRule="auto"/>
        <w:ind w:firstLine="480"/>
        <w:jc w:val="left"/>
        <w:rPr>
          <w:rFonts w:hint="eastAsia"/>
          <w:sz w:val="24"/>
          <w:szCs w:val="32"/>
        </w:rPr>
      </w:pPr>
      <w:ins w:id="32" w:author="Zzzzzzzz.h" w:date="2026-06-02T16:08:55Z">
        <w:r>
          <w:rPr>
            <w:rFonts w:hint="eastAsia"/>
            <w:sz w:val="24"/>
            <w:szCs w:val="32"/>
            <w:lang w:val="en-US" w:eastAsia="zh-CN"/>
          </w:rPr>
          <w:t>本研究的</w:t>
        </w:r>
      </w:ins>
      <w:r>
        <w:rPr>
          <w:rFonts w:hint="eastAsia"/>
          <w:sz w:val="24"/>
          <w:szCs w:val="32"/>
        </w:rPr>
        <w:t xml:space="preserve">实验数据来自 PRIDE </w:t>
      </w:r>
      <w:ins w:id="33" w:author="Zzzzzzzz.h" w:date="2026-06-02T16:09:09Z">
        <w:r>
          <w:rPr>
            <w:rFonts w:hint="eastAsia"/>
            <w:sz w:val="24"/>
            <w:szCs w:val="32"/>
            <w:lang w:val="en-US" w:eastAsia="zh-CN"/>
          </w:rPr>
          <w:t>数据库</w:t>
        </w:r>
      </w:ins>
      <w:ins w:id="34" w:author="Zzzzzzzz.h" w:date="2026-06-02T16:09:11Z">
        <w:r>
          <w:rPr>
            <w:rFonts w:hint="eastAsia"/>
            <w:sz w:val="24"/>
            <w:szCs w:val="32"/>
            <w:lang w:val="en-US" w:eastAsia="zh-CN"/>
          </w:rPr>
          <w:t>，</w:t>
        </w:r>
      </w:ins>
      <w:ins w:id="35" w:author="Zzzzzzzz.h" w:date="2026-06-02T16:09:13Z">
        <w:r>
          <w:rPr>
            <w:rFonts w:hint="eastAsia"/>
            <w:sz w:val="24"/>
            <w:szCs w:val="32"/>
            <w:lang w:val="en-US" w:eastAsia="zh-CN"/>
          </w:rPr>
          <w:t>选用</w:t>
        </w:r>
      </w:ins>
      <w:del w:id="36" w:author="Zzzzzzzz.h" w:date="2026-06-02T16:09:12Z">
        <w:r>
          <w:rPr>
            <w:rFonts w:hint="eastAsia"/>
            <w:sz w:val="24"/>
            <w:szCs w:val="32"/>
          </w:rPr>
          <w:delText>中</w:delText>
        </w:r>
      </w:del>
      <w:r>
        <w:rPr>
          <w:rFonts w:hint="eastAsia"/>
          <w:sz w:val="24"/>
          <w:szCs w:val="32"/>
        </w:rPr>
        <w:t>与 TopLib 论文数据可用性声明</w:t>
      </w:r>
      <w:ins w:id="37" w:author="Zzzzzzzz.h" w:date="2026-06-02T16:09:27Z">
        <w:r>
          <w:rPr>
            <w:rFonts w:hint="eastAsia"/>
            <w:sz w:val="24"/>
            <w:szCs w:val="32"/>
            <w:lang w:val="en-US" w:eastAsia="zh-CN"/>
          </w:rPr>
          <w:t>中</w:t>
        </w:r>
      </w:ins>
      <w:r>
        <w:rPr>
          <w:rFonts w:hint="eastAsia"/>
          <w:sz w:val="24"/>
          <w:szCs w:val="32"/>
        </w:rPr>
        <w:t>对应的 PXD019368，</w:t>
      </w:r>
      <w:ins w:id="38" w:author="Zzzzzzzz.h" w:date="2026-06-02T16:09:56Z">
        <w:r>
          <w:rPr>
            <w:rFonts w:hint="eastAsia"/>
            <w:sz w:val="24"/>
            <w:szCs w:val="32"/>
            <w:lang w:val="en-US" w:eastAsia="zh-CN"/>
          </w:rPr>
          <w:t>并</w:t>
        </w:r>
      </w:ins>
      <w:ins w:id="39" w:author="Zzzzzzzz.h" w:date="2026-06-02T16:10:02Z">
        <w:r>
          <w:rPr>
            <w:rFonts w:hint="eastAsia"/>
            <w:sz w:val="24"/>
            <w:szCs w:val="32"/>
            <w:lang w:val="en-US" w:eastAsia="zh-CN"/>
          </w:rPr>
          <w:t>使用</w:t>
        </w:r>
      </w:ins>
      <w:del w:id="40" w:author="Zzzzzzzz.h" w:date="2026-06-02T16:09:55Z">
        <w:r>
          <w:rPr>
            <w:rFonts w:hint="eastAsia"/>
            <w:sz w:val="24"/>
            <w:szCs w:val="32"/>
          </w:rPr>
          <w:delText>并</w:delText>
        </w:r>
      </w:del>
      <w:del w:id="41" w:author="Zzzzzzzz.h" w:date="2026-06-02T16:09:54Z">
        <w:r>
          <w:rPr>
            <w:rFonts w:hint="eastAsia"/>
            <w:sz w:val="24"/>
            <w:szCs w:val="32"/>
          </w:rPr>
          <w:delText>同步归档</w:delText>
        </w:r>
      </w:del>
      <w:r>
        <w:rPr>
          <w:rFonts w:hint="eastAsia"/>
          <w:sz w:val="24"/>
          <w:szCs w:val="32"/>
        </w:rPr>
        <w:t xml:space="preserve"> PXD029703</w:t>
      </w:r>
      <w:ins w:id="42" w:author="Zzzzzzzz.h" w:date="2026-06-02T16:10:05Z">
        <w:r>
          <w:rPr>
            <w:rFonts w:hint="eastAsia"/>
            <w:sz w:val="24"/>
            <w:szCs w:val="32"/>
            <w:lang w:val="en-US" w:eastAsia="zh-CN"/>
          </w:rPr>
          <w:t>中</w:t>
        </w:r>
      </w:ins>
      <w:del w:id="43" w:author="Zzzzzzzz.h" w:date="2026-06-02T16:10:08Z">
        <w:r>
          <w:rPr>
            <w:rFonts w:hint="eastAsia"/>
            <w:sz w:val="24"/>
            <w:szCs w:val="32"/>
          </w:rPr>
          <w:delText xml:space="preserve"> </w:delText>
        </w:r>
      </w:del>
      <w:r>
        <w:rPr>
          <w:rFonts w:hint="eastAsia"/>
          <w:sz w:val="24"/>
          <w:szCs w:val="32"/>
        </w:rPr>
        <w:t>的 SW480 RAW 样本</w:t>
      </w:r>
      <w:ins w:id="44" w:author="Zzzzzzzz.h" w:date="2026-06-02T16:10:12Z">
        <w:r>
          <w:rPr>
            <w:rFonts w:hint="eastAsia"/>
            <w:sz w:val="24"/>
            <w:szCs w:val="32"/>
            <w:lang w:val="en-US" w:eastAsia="zh-CN"/>
          </w:rPr>
          <w:t>进行</w:t>
        </w:r>
      </w:ins>
      <w:ins w:id="45" w:author="Zzzzzzzz.h" w:date="2026-06-02T16:10:13Z">
        <w:r>
          <w:rPr>
            <w:rFonts w:hint="eastAsia"/>
            <w:sz w:val="24"/>
            <w:szCs w:val="32"/>
            <w:lang w:val="en-US" w:eastAsia="zh-CN"/>
          </w:rPr>
          <w:t>同步</w:t>
        </w:r>
      </w:ins>
      <w:ins w:id="46" w:author="Zzzzzzzz.h" w:date="2026-06-02T16:10:16Z">
        <w:r>
          <w:rPr>
            <w:rFonts w:hint="eastAsia"/>
            <w:sz w:val="24"/>
            <w:szCs w:val="32"/>
            <w:lang w:val="en-US" w:eastAsia="zh-CN"/>
          </w:rPr>
          <w:t>验证</w:t>
        </w:r>
      </w:ins>
      <w:r>
        <w:rPr>
          <w:rFonts w:hint="eastAsia"/>
          <w:sz w:val="24"/>
          <w:szCs w:val="32"/>
        </w:rPr>
        <w:t>。实验共解析 31 个 msalign 文件、27,475 条谱图和 31 个 TopPIC 结果表，选取其中 4,480 条具有可靠标注的谱图作为评价对象。结果显示，完整两两比较需要 10,032,960 个谱图对，</w:t>
      </w:r>
      <w:ins w:id="47" w:author="Zzzzzzzz.h" w:date="2026-06-02T16:10:40Z">
        <w:r>
          <w:rPr>
            <w:rFonts w:hint="eastAsia"/>
            <w:sz w:val="24"/>
            <w:szCs w:val="32"/>
            <w:lang w:val="en-US" w:eastAsia="zh-CN"/>
          </w:rPr>
          <w:t>而</w:t>
        </w:r>
      </w:ins>
      <w:ins w:id="48" w:author="Zzzzzzzz.h" w:date="2026-06-02T16:10:41Z">
        <w:r>
          <w:rPr>
            <w:rFonts w:hint="eastAsia"/>
            <w:sz w:val="24"/>
            <w:szCs w:val="32"/>
            <w:lang w:val="en-US" w:eastAsia="zh-CN"/>
          </w:rPr>
          <w:t>经过</w:t>
        </w:r>
      </w:ins>
      <w:r>
        <w:rPr>
          <w:rFonts w:hint="eastAsia"/>
          <w:sz w:val="24"/>
          <w:szCs w:val="32"/>
        </w:rPr>
        <w:t>数据库过滤后</w:t>
      </w:r>
      <w:ins w:id="49" w:author="Zzzzzzzz.h" w:date="2026-06-02T16:10:43Z">
        <w:r>
          <w:rPr>
            <w:rFonts w:hint="eastAsia"/>
            <w:sz w:val="24"/>
            <w:szCs w:val="32"/>
            <w:lang w:eastAsia="zh-CN"/>
          </w:rPr>
          <w:t>，</w:t>
        </w:r>
      </w:ins>
      <w:r>
        <w:rPr>
          <w:rFonts w:hint="eastAsia"/>
          <w:sz w:val="24"/>
          <w:szCs w:val="32"/>
        </w:rPr>
        <w:t>候选对减少为 14,614 个，过滤率达到 99.85%；在碎片峰相似度阈值</w:t>
      </w:r>
      <w:del w:id="50" w:author="Zzzzzzzz.h" w:date="2026-06-02T16:11:34Z">
        <w:r>
          <w:rPr>
            <w:rFonts w:hint="eastAsia"/>
            <w:sz w:val="24"/>
            <w:szCs w:val="32"/>
          </w:rPr>
          <w:delText xml:space="preserve"> </w:delText>
        </w:r>
      </w:del>
      <w:ins w:id="51" w:author="Zzzzzzzz.h" w:date="2026-06-02T16:11:01Z">
        <w:r>
          <w:rPr>
            <w:rFonts w:hint="eastAsia"/>
            <w:sz w:val="24"/>
            <w:szCs w:val="32"/>
            <w:lang w:val="en-US" w:eastAsia="zh-CN"/>
          </w:rPr>
          <w:t>设定为</w:t>
        </w:r>
      </w:ins>
      <w:r>
        <w:rPr>
          <w:rFonts w:hint="eastAsia"/>
          <w:sz w:val="24"/>
          <w:szCs w:val="32"/>
        </w:rPr>
        <w:t>0.30</w:t>
      </w:r>
      <w:del w:id="52" w:author="Zzzzzzzz.h" w:date="2026-06-02T16:11:37Z">
        <w:r>
          <w:rPr>
            <w:rFonts w:hint="eastAsia"/>
            <w:sz w:val="24"/>
            <w:szCs w:val="32"/>
          </w:rPr>
          <w:delText xml:space="preserve"> </w:delText>
        </w:r>
      </w:del>
      <w:ins w:id="53" w:author="Zzzzzzzz.h" w:date="2026-06-02T16:11:03Z">
        <w:r>
          <w:rPr>
            <w:rFonts w:hint="eastAsia"/>
            <w:sz w:val="24"/>
            <w:szCs w:val="32"/>
            <w:lang w:val="en-US" w:eastAsia="zh-CN"/>
          </w:rPr>
          <w:t>的</w:t>
        </w:r>
      </w:ins>
      <w:ins w:id="54" w:author="Zzzzzzzz.h" w:date="2026-06-02T16:11:05Z">
        <w:r>
          <w:rPr>
            <w:rFonts w:hint="eastAsia"/>
            <w:sz w:val="24"/>
            <w:szCs w:val="32"/>
            <w:lang w:val="en-US" w:eastAsia="zh-CN"/>
          </w:rPr>
          <w:t>条件</w:t>
        </w:r>
      </w:ins>
      <w:r>
        <w:rPr>
          <w:rFonts w:hint="eastAsia"/>
          <w:sz w:val="24"/>
          <w:szCs w:val="32"/>
        </w:rPr>
        <w:t>下，算法 ARI 为 0.8435、NMI 为 0.9837、错误聚类率为 10.98%。实验表明，数据库过滤能够在公开自上而下质谱数据中显著压缩候选空间，并保持较稳定的聚类一致性。</w:t>
      </w:r>
    </w:p>
    <w:p w14:paraId="0259D0DB">
      <w:pPr>
        <w:snapToGrid w:val="0"/>
        <w:spacing w:line="360" w:lineRule="auto"/>
        <w:ind w:firstLine="480"/>
        <w:jc w:val="left"/>
        <w:rPr>
          <w:rFonts w:hint="eastAsia"/>
          <w:sz w:val="24"/>
          <w:szCs w:val="32"/>
        </w:rPr>
      </w:pPr>
    </w:p>
    <w:p w14:paraId="71CC54B2">
      <w:pPr>
        <w:snapToGrid w:val="0"/>
        <w:spacing w:line="360" w:lineRule="auto"/>
        <w:ind w:firstLine="482"/>
        <w:jc w:val="left"/>
        <w:rPr>
          <w:rFonts w:hint="eastAsia" w:eastAsia="宋体"/>
          <w:lang w:val="en-US" w:eastAsia="zh-CN"/>
        </w:rPr>
        <w:sectPr>
          <w:headerReference r:id="rId6" w:type="first"/>
          <w:footerReference r:id="rId8" w:type="first"/>
          <w:headerReference r:id="rId5" w:type="default"/>
          <w:footerReference r:id="rId7" w:type="default"/>
          <w:pgSz w:w="11906" w:h="16838"/>
          <w:pgMar w:top="1134" w:right="850" w:bottom="1134"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ascii="黑体" w:hAnsi="黑体" w:eastAsia="黑体"/>
          <w:b w:val="0"/>
          <w:i w:val="0"/>
          <w:color w:val="000000"/>
          <w:sz w:val="24"/>
        </w:rPr>
        <w:t>【关键词】</w:t>
      </w:r>
      <w:r>
        <w:rPr>
          <w:rFonts w:ascii="Times New Roman" w:hAnsi="Times New Roman" w:eastAsia="宋体"/>
          <w:b/>
          <w:i w:val="0"/>
          <w:color w:val="000000"/>
          <w:sz w:val="24"/>
        </w:rPr>
        <w:t>：</w:t>
      </w:r>
      <w:r>
        <w:rPr>
          <w:rFonts w:ascii="Times New Roman" w:hAnsi="Times New Roman" w:eastAsia="宋体"/>
          <w:b w:val="0"/>
          <w:i w:val="0"/>
          <w:color w:val="000000"/>
          <w:sz w:val="24"/>
        </w:rPr>
        <w:t>数据库过滤；谱图聚类；SQLite；候选检索；相似度计算</w:t>
      </w:r>
    </w:p>
    <w:p w14:paraId="60E8DA1B">
      <w:pPr>
        <w:snapToGrid w:val="0"/>
        <w:spacing w:before="312" w:beforeLines="100" w:after="312" w:afterLines="100"/>
        <w:ind w:firstLine="643"/>
        <w:jc w:val="center"/>
        <w:rPr>
          <w:rFonts w:ascii="Times New Roman" w:hAnsi="Times New Roman" w:eastAsia="黑体" w:cs="Times New Roman"/>
          <w:b/>
          <w:bCs/>
          <w:sz w:val="32"/>
          <w:szCs w:val="32"/>
        </w:rPr>
      </w:pPr>
    </w:p>
    <w:p w14:paraId="5412DA39">
      <w:pPr>
        <w:snapToGrid w:val="0"/>
        <w:spacing w:before="312" w:beforeLines="100" w:after="312" w:afterLines="100"/>
        <w:ind w:firstLine="643"/>
        <w:jc w:val="center"/>
        <w:rPr>
          <w:rFonts w:hint="default" w:ascii="Times New Roman" w:hAnsi="Times New Roman" w:eastAsia="黑体" w:cs="Times New Roman"/>
          <w:b/>
          <w:bCs/>
          <w:sz w:val="32"/>
          <w:szCs w:val="32"/>
          <w:lang w:val="ru-RU"/>
        </w:rPr>
      </w:pPr>
      <w:r>
        <w:rPr>
          <w:rFonts w:ascii="Times New Roman" w:hAnsi="Times New Roman" w:eastAsia="黑体" w:cs="Times New Roman"/>
          <w:b/>
          <w:bCs/>
          <w:sz w:val="32"/>
          <w:szCs w:val="32"/>
        </w:rPr>
        <w:t>Abstract</w:t>
      </w:r>
      <w:r>
        <w:fldChar w:fldCharType="begin"/>
      </w:r>
      <w:r>
        <w:instrText xml:space="preserve">TC "Abstract" \f C \l "1"</w:instrText>
      </w:r>
      <w:r>
        <w:fldChar w:fldCharType="end"/>
      </w:r>
    </w:p>
    <w:p w14:paraId="1A585B61">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Top-down mass spectrometry analyzes intact proteins and proteoforms, preserving combinations of modifications, truncations, and sequence variants. However, top-down MS/MS spectra usually contain many peaks over wide mass ranges, and spectral-library construction may suffer from a rapidly increasing number of candidate spectrum pairs. To address this problem, this thesis designs a database-filtering-based spectrum clustering algorithm inspired by TopLib. Spectral metadata and fragment peaks are stored in an SQLite database; precursor mass and charge state are used to retrieve candidate spectrum pairs; fragment-peak cosine similarity is then calculated only for the retained candidates before connected-component clustering.</w:t>
      </w:r>
    </w:p>
    <w:p w14:paraId="3E6A0AE3">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The experiment uses the PRIDE data set PXD019368 listed in the TopLib data-availability statement and archives one SW480 RAW sample from PXD029703. In total, 31 msalign files, 27,475 spectra, and 31 TopPIC output tables are parsed, and 4,480 identified spectra are used for evaluation. The complete pairwise comparison would require 10,032,960 spectrum pairs, whereas database filtering reduces the candidate set to 14,614 pairs, corresponding to a reduction rate of 99.85%. With a fragment similarity threshold of 0.30, the method obtains an ARI of 0.8435, an NMI of 0.9837, and an incorrect-clustering rate of 10.98%. The results show that database filtering can substantially reduce the candidate space while maintaining stable clustering consistency on public top-down MS data.</w:t>
      </w:r>
    </w:p>
    <w:p w14:paraId="6F51FC77">
      <w:pPr>
        <w:snapToGrid w:val="0"/>
        <w:spacing w:line="360" w:lineRule="auto"/>
        <w:ind w:firstLine="480"/>
        <w:rPr>
          <w:rFonts w:ascii="Times New Roman" w:hAnsi="Times New Roman" w:cs="Times New Roman"/>
          <w:szCs w:val="24"/>
        </w:rPr>
      </w:pPr>
    </w:p>
    <w:p w14:paraId="36F83F79">
      <w:pPr>
        <w:jc w:val="left"/>
        <w:rPr>
          <w:rFonts w:ascii="Times New Roman" w:hAnsi="Times New Roman" w:cs="Times New Roman"/>
          <w:szCs w:val="24"/>
        </w:rPr>
      </w:pPr>
      <w:r>
        <w:rPr>
          <w:rFonts w:ascii="Times New Roman" w:hAnsi="Times New Roman" w:eastAsia="Times New Roman"/>
          <w:b/>
          <w:i w:val="0"/>
          <w:color w:val="000000"/>
          <w:sz w:val="24"/>
        </w:rPr>
        <w:t>【Key Words】</w:t>
      </w:r>
      <w:r>
        <w:rPr>
          <w:rFonts w:ascii="Times New Roman" w:hAnsi="Times New Roman" w:eastAsia="Times New Roman"/>
          <w:b w:val="0"/>
          <w:i w:val="0"/>
          <w:color w:val="000000"/>
          <w:sz w:val="24"/>
        </w:rPr>
        <w:t>: database filtering; spectrum clustering; SQLite; candidate retrieval; similarity calculation</w:t>
      </w:r>
    </w:p>
    <w:p w14:paraId="26C3E298">
      <w:pPr>
        <w:jc w:val="both"/>
        <w:rPr>
          <w:rFonts w:ascii="Times New Roman" w:hAnsi="Times New Roman" w:cs="Times New Roman"/>
          <w:szCs w:val="24"/>
        </w:rPr>
      </w:pPr>
    </w:p>
    <w:p w14:paraId="47F93DD6">
      <w:pPr>
        <w:jc w:val="both"/>
        <w:rPr>
          <w:rFonts w:ascii="Times New Roman" w:hAnsi="Times New Roman" w:cs="Times New Roman"/>
          <w:szCs w:val="24"/>
        </w:rPr>
      </w:pPr>
    </w:p>
    <w:p w14:paraId="7DA8E851">
      <w:pPr>
        <w:jc w:val="center"/>
        <w:rPr>
          <w:rFonts w:hint="default" w:eastAsia="黑体" w:cs="Times New Roman"/>
          <w:b/>
          <w:bCs/>
          <w:sz w:val="32"/>
          <w:szCs w:val="32"/>
          <w:lang w:val="ru-RU"/>
        </w:rPr>
      </w:pPr>
    </w:p>
    <w:p w14:paraId="55C1D39B">
      <w:pPr>
        <w:jc w:val="center"/>
        <w:rPr>
          <w:rFonts w:hint="default" w:eastAsia="黑体" w:cs="Times New Roman"/>
          <w:b/>
          <w:bCs/>
          <w:sz w:val="32"/>
          <w:szCs w:val="32"/>
          <w:lang w:val="ru-RU"/>
        </w:rPr>
      </w:pPr>
    </w:p>
    <w:p w14:paraId="1A6BB32B">
      <w:pPr>
        <w:jc w:val="center"/>
        <w:rPr>
          <w:rFonts w:hint="default" w:eastAsia="黑体" w:cs="Times New Roman"/>
          <w:b/>
          <w:bCs/>
          <w:sz w:val="32"/>
          <w:szCs w:val="32"/>
          <w:lang w:val="ru-RU"/>
        </w:rPr>
      </w:pPr>
    </w:p>
    <w:p w14:paraId="178CEDAE">
      <w:pPr>
        <w:jc w:val="center"/>
        <w:rPr>
          <w:rFonts w:hint="default" w:eastAsia="黑体" w:cs="Times New Roman"/>
          <w:b/>
          <w:bCs/>
          <w:sz w:val="32"/>
          <w:szCs w:val="32"/>
          <w:lang w:val="ru-RU"/>
        </w:rPr>
      </w:pPr>
    </w:p>
    <w:p w14:paraId="359184B6">
      <w:pPr>
        <w:jc w:val="center"/>
        <w:rPr>
          <w:rFonts w:hint="default" w:eastAsia="黑体" w:cs="Times New Roman"/>
          <w:b/>
          <w:bCs/>
          <w:sz w:val="32"/>
          <w:szCs w:val="32"/>
          <w:lang w:val="ru-RU"/>
        </w:rPr>
      </w:pPr>
    </w:p>
    <w:p w14:paraId="5D1B9C7B">
      <w:pPr>
        <w:jc w:val="center"/>
        <w:rPr>
          <w:rFonts w:hint="default" w:ascii="Times New Roman" w:hAnsi="Times New Roman" w:cs="Times New Roman"/>
          <w:szCs w:val="24"/>
          <w:lang w:val="ru-RU"/>
        </w:rPr>
      </w:pPr>
      <w:r>
        <w:rPr>
          <w:rFonts w:hint="default" w:eastAsia="黑体" w:cs="Times New Roman"/>
          <w:b/>
          <w:bCs/>
          <w:sz w:val="32"/>
          <w:szCs w:val="32"/>
          <w:lang w:val="ru-RU"/>
        </w:rPr>
        <w:t>Аннотация</w:t>
      </w:r>
      <w:r>
        <w:fldChar w:fldCharType="begin"/>
      </w:r>
      <w:r>
        <w:instrText xml:space="preserve">TC "Аннотация" \f C \l "1"</w:instrText>
      </w:r>
      <w:r>
        <w:fldChar w:fldCharType="end"/>
      </w:r>
    </w:p>
    <w:p w14:paraId="4D7055C5">
      <w:pPr>
        <w:jc w:val="both"/>
        <w:rPr>
          <w:rFonts w:ascii="Times New Roman" w:hAnsi="Times New Roman" w:cs="Times New Roman"/>
          <w:szCs w:val="24"/>
        </w:rPr>
      </w:pPr>
    </w:p>
    <w:p w14:paraId="5BF0F69C">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Top-down масс-спектрометрия анализирует интактные белки и протеоформы, сохраняя информацию о сочетаниях модификаций, усечений и вариантов последовательности. Однако такие MS/MS спектры имеют большое число пиков и широкий диапазон масс, поэтому при построении спектральной библиотеки быстро возрастает число кандидатных пар. В работе разработан алгоритм кластеризации спектров на основе фильтрации базы данных: метаданные и фрагментные пики сохраняются в SQLite, по массе прекурсора и зарядовому состоянию выбираются кандидатные пары, после чего для них вычисляется косинусное сходство фрагментных пиков и выполняется объединение компонент связности.</w:t>
      </w:r>
    </w:p>
    <w:p w14:paraId="4B9B04C8">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Экспериментальная часть основана на наборе PRIDE PXD019368, указанном в статье TopLib; также архивирован образец SW480 RAW из PXD029703. Было обработано 31 файлов msalign, 27,475 спектров и 31 таблиц TopPIC; для оценки использовано 4,480 идентифицированных спектров. Полное попарное сравнение требует 10,032,960 пар, а фильтрация базы данных уменьшает число кандидатов до 14,614, что соответствует сокращению на 99.85%. При пороге сходства 0.30 значение ARI составляет 0.8435, NMI — 0.9837, а доля ошибочно сгруппированных спектров — 10.98%.</w:t>
      </w:r>
    </w:p>
    <w:p w14:paraId="1E415E5D">
      <w:pPr>
        <w:jc w:val="both"/>
        <w:rPr>
          <w:rFonts w:ascii="Times New Roman" w:hAnsi="Times New Roman" w:cs="Times New Roman"/>
          <w:szCs w:val="24"/>
        </w:rPr>
      </w:pPr>
    </w:p>
    <w:p w14:paraId="3F6D8C1C">
      <w:pPr>
        <w:jc w:val="left"/>
        <w:rPr>
          <w:rFonts w:hint="default" w:ascii="Times New Roman" w:hAnsi="Times New Roman" w:cs="Times New Roman"/>
          <w:b w:val="0"/>
          <w:bCs w:val="0"/>
          <w:szCs w:val="24"/>
          <w:lang w:val="ru-RU"/>
        </w:rPr>
      </w:pPr>
      <w:r>
        <w:rPr>
          <w:rFonts w:ascii="Times New Roman" w:hAnsi="Times New Roman" w:eastAsia="Times New Roman"/>
          <w:b/>
          <w:i w:val="0"/>
          <w:color w:val="000000"/>
          <w:sz w:val="24"/>
        </w:rPr>
        <w:t xml:space="preserve">【Ключевые слова】: </w:t>
      </w:r>
      <w:r>
        <w:rPr>
          <w:rFonts w:ascii="Times New Roman" w:hAnsi="Times New Roman" w:eastAsia="Times New Roman"/>
          <w:b w:val="0"/>
          <w:i w:val="0"/>
          <w:color w:val="000000"/>
          <w:sz w:val="24"/>
        </w:rPr>
        <w:t>фильтрация базы данных; кластеризация спектров; SQLite; поиск кандидатов; вычисление сходства</w:t>
      </w:r>
    </w:p>
    <w:p w14:paraId="641F1F23">
      <w:pPr>
        <w:sectPr>
          <w:headerReference r:id="rId9" w:type="default"/>
          <w:footerReference r:id="rId10"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sdt>
      <w:sdtPr>
        <w:alias w:val="Table of Contents"/>
        <w:tag w:val="TOC"/>
        <w:id w:val="620153409"/>
        <w:docPartObj>
          <w:docPartGallery w:val="Table of Contents"/>
          <w:docPartUnique/>
        </w:docPartObj>
      </w:sdtPr>
      <w:sdtContent>
        <w:p w14:paraId="72C08324">
          <w:pPr>
            <w:spacing w:before="0" w:after="0" w:line="360" w:lineRule="auto"/>
            <w:ind w:left="0" w:right="0"/>
            <w:jc w:val="center"/>
          </w:pPr>
          <w:r>
            <w:rPr>
              <w:rFonts w:ascii="黑体" w:hAnsi="黑体" w:eastAsia="黑体"/>
              <w:b/>
              <w:i w:val="0"/>
              <w:color w:val="000000"/>
              <w:sz w:val="36"/>
            </w:rPr>
            <w:t>目    录</w:t>
          </w:r>
        </w:p>
        <w:p w14:paraId="1CF631C0">
          <w:pPr>
            <w:spacing w:before="0" w:after="0"/>
          </w:pPr>
          <w:r>
            <w:fldChar w:fldCharType="begin"/>
          </w:r>
          <w:r>
            <w:instrText xml:space="preserve">TOC \o "1-3" \h \z \f C </w:instrText>
          </w:r>
          <w:r>
            <w:fldChar w:fldCharType="separate"/>
          </w:r>
        </w:p>
        <w:p w14:paraId="51C9B19E">
          <w:pPr>
            <w:pStyle w:val="12"/>
            <w:tabs>
              <w:tab w:val="right" w:leader="dot" w:pos="8300"/>
            </w:tabs>
            <w:spacing w:before="0" w:after="0" w:line="360" w:lineRule="auto"/>
            <w:ind w:left="0" w:right="0"/>
            <w:jc w:val="left"/>
          </w:pPr>
          <w:r>
            <w:rPr>
              <w:rFonts w:ascii="Times New Roman" w:hAnsi="Times New Roman" w:eastAsia="宋体"/>
              <w:b/>
              <w:i w:val="0"/>
              <w:color w:val="000000"/>
              <w:sz w:val="28"/>
            </w:rPr>
            <w:t>摘 要</w:t>
          </w:r>
          <w:r>
            <w:rPr>
              <w:rFonts w:ascii="Times New Roman" w:hAnsi="Times New Roman" w:eastAsia="宋体"/>
              <w:b/>
              <w:i w:val="0"/>
              <w:color w:val="000000"/>
              <w:sz w:val="28"/>
            </w:rPr>
            <w:tab/>
          </w:r>
          <w:r>
            <w:rPr>
              <w:rFonts w:ascii="Times New Roman" w:hAnsi="Times New Roman" w:eastAsia="宋体"/>
              <w:b/>
              <w:i w:val="0"/>
              <w:color w:val="000000"/>
              <w:sz w:val="28"/>
            </w:rPr>
            <w:t>5</w:t>
          </w:r>
        </w:p>
        <w:p w14:paraId="2DBB55FA">
          <w:pPr>
            <w:pStyle w:val="12"/>
            <w:tabs>
              <w:tab w:val="right" w:leader="dot" w:pos="8300"/>
            </w:tabs>
            <w:spacing w:before="0" w:after="0" w:line="360" w:lineRule="auto"/>
            <w:ind w:left="0" w:right="0"/>
            <w:jc w:val="left"/>
          </w:pPr>
          <w:r>
            <w:rPr>
              <w:rFonts w:ascii="Times New Roman" w:hAnsi="Times New Roman" w:eastAsia="宋体"/>
              <w:b/>
              <w:i w:val="0"/>
              <w:color w:val="000000"/>
              <w:sz w:val="28"/>
            </w:rPr>
            <w:t>Abstract</w:t>
          </w:r>
          <w:r>
            <w:rPr>
              <w:rFonts w:ascii="Times New Roman" w:hAnsi="Times New Roman" w:eastAsia="宋体"/>
              <w:b/>
              <w:i w:val="0"/>
              <w:color w:val="000000"/>
              <w:sz w:val="28"/>
            </w:rPr>
            <w:tab/>
          </w:r>
          <w:r>
            <w:rPr>
              <w:rFonts w:ascii="Times New Roman" w:hAnsi="Times New Roman" w:eastAsia="宋体"/>
              <w:b/>
              <w:i w:val="0"/>
              <w:color w:val="000000"/>
              <w:sz w:val="28"/>
            </w:rPr>
            <w:t>7</w:t>
          </w:r>
        </w:p>
        <w:p w14:paraId="2D30C6E7">
          <w:pPr>
            <w:pStyle w:val="12"/>
            <w:tabs>
              <w:tab w:val="right" w:leader="dot" w:pos="8300"/>
            </w:tabs>
            <w:spacing w:before="0" w:after="0" w:line="360" w:lineRule="auto"/>
            <w:ind w:left="0" w:right="0"/>
            <w:jc w:val="left"/>
          </w:pPr>
          <w:r>
            <w:rPr>
              <w:rFonts w:ascii="Times New Roman" w:hAnsi="Times New Roman" w:eastAsia="宋体"/>
              <w:b/>
              <w:i w:val="0"/>
              <w:color w:val="000000"/>
              <w:sz w:val="28"/>
            </w:rPr>
            <w:t>Аннотация</w:t>
          </w:r>
          <w:r>
            <w:rPr>
              <w:rFonts w:ascii="Times New Roman" w:hAnsi="Times New Roman" w:eastAsia="宋体"/>
              <w:b/>
              <w:i w:val="0"/>
              <w:color w:val="000000"/>
              <w:sz w:val="28"/>
            </w:rPr>
            <w:tab/>
          </w:r>
          <w:r>
            <w:rPr>
              <w:rFonts w:ascii="Times New Roman" w:hAnsi="Times New Roman" w:eastAsia="宋体"/>
              <w:b/>
              <w:i w:val="0"/>
              <w:color w:val="000000"/>
              <w:sz w:val="28"/>
            </w:rPr>
            <w:t>8</w:t>
          </w:r>
        </w:p>
        <w:p w14:paraId="287398E5">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第1章 绪论</w:t>
          </w:r>
          <w:r>
            <w:rPr>
              <w:rFonts w:ascii="Times New Roman" w:hAnsi="Times New Roman" w:eastAsia="宋体"/>
              <w:b/>
              <w:i w:val="0"/>
              <w:color w:val="000000"/>
              <w:sz w:val="28"/>
            </w:rPr>
            <w:tab/>
          </w:r>
          <w:r>
            <w:rPr>
              <w:rFonts w:ascii="Times New Roman" w:hAnsi="Times New Roman" w:eastAsia="宋体"/>
              <w:b/>
              <w:i w:val="0"/>
              <w:color w:val="000000"/>
              <w:sz w:val="28"/>
            </w:rPr>
            <w:t>12</w:t>
          </w:r>
        </w:p>
        <w:p w14:paraId="613291F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1.1 研究背景</w:t>
          </w:r>
          <w:r>
            <w:rPr>
              <w:rFonts w:ascii="Times New Roman" w:hAnsi="Times New Roman" w:eastAsia="宋体"/>
              <w:b w:val="0"/>
              <w:i w:val="0"/>
              <w:color w:val="000000"/>
              <w:sz w:val="28"/>
            </w:rPr>
            <w:tab/>
          </w:r>
          <w:r>
            <w:rPr>
              <w:rFonts w:ascii="Times New Roman" w:hAnsi="Times New Roman" w:eastAsia="宋体"/>
              <w:b w:val="0"/>
              <w:i w:val="0"/>
              <w:color w:val="000000"/>
              <w:sz w:val="28"/>
            </w:rPr>
            <w:t>12</w:t>
          </w:r>
        </w:p>
        <w:p w14:paraId="745400B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1.2 研究意义</w:t>
          </w:r>
          <w:r>
            <w:rPr>
              <w:rFonts w:ascii="Times New Roman" w:hAnsi="Times New Roman" w:eastAsia="宋体"/>
              <w:b w:val="0"/>
              <w:i w:val="0"/>
              <w:color w:val="000000"/>
              <w:sz w:val="28"/>
            </w:rPr>
            <w:tab/>
          </w:r>
          <w:r>
            <w:rPr>
              <w:rFonts w:ascii="Times New Roman" w:hAnsi="Times New Roman" w:eastAsia="宋体"/>
              <w:b w:val="0"/>
              <w:i w:val="0"/>
              <w:color w:val="000000"/>
              <w:sz w:val="28"/>
            </w:rPr>
            <w:t>13</w:t>
          </w:r>
        </w:p>
        <w:p w14:paraId="35F3F5AB">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1.3 国内外研究现状</w:t>
          </w:r>
          <w:r>
            <w:rPr>
              <w:rFonts w:ascii="Times New Roman" w:hAnsi="Times New Roman" w:eastAsia="宋体"/>
              <w:b w:val="0"/>
              <w:i w:val="0"/>
              <w:color w:val="000000"/>
              <w:sz w:val="28"/>
            </w:rPr>
            <w:tab/>
          </w:r>
          <w:r>
            <w:rPr>
              <w:rFonts w:ascii="Times New Roman" w:hAnsi="Times New Roman" w:eastAsia="宋体"/>
              <w:b w:val="0"/>
              <w:i w:val="0"/>
              <w:color w:val="000000"/>
              <w:sz w:val="28"/>
            </w:rPr>
            <w:t>14</w:t>
          </w:r>
        </w:p>
        <w:p w14:paraId="4678F44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1.4 研究内容与论文结构</w:t>
          </w:r>
          <w:r>
            <w:rPr>
              <w:rFonts w:ascii="Times New Roman" w:hAnsi="Times New Roman" w:eastAsia="宋体"/>
              <w:b w:val="0"/>
              <w:i w:val="0"/>
              <w:color w:val="000000"/>
              <w:sz w:val="28"/>
            </w:rPr>
            <w:tab/>
          </w:r>
          <w:r>
            <w:rPr>
              <w:rFonts w:ascii="Times New Roman" w:hAnsi="Times New Roman" w:eastAsia="宋体"/>
              <w:b w:val="0"/>
              <w:i w:val="0"/>
              <w:color w:val="000000"/>
              <w:sz w:val="28"/>
            </w:rPr>
            <w:t>16</w:t>
          </w:r>
        </w:p>
        <w:p w14:paraId="18173F5B">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第2章 相关技术与理论基础</w:t>
          </w:r>
          <w:r>
            <w:rPr>
              <w:rFonts w:ascii="Times New Roman" w:hAnsi="Times New Roman" w:eastAsia="宋体"/>
              <w:b/>
              <w:i w:val="0"/>
              <w:color w:val="000000"/>
              <w:sz w:val="28"/>
            </w:rPr>
            <w:tab/>
          </w:r>
          <w:r>
            <w:rPr>
              <w:rFonts w:ascii="Times New Roman" w:hAnsi="Times New Roman" w:eastAsia="宋体"/>
              <w:b/>
              <w:i w:val="0"/>
              <w:color w:val="000000"/>
              <w:sz w:val="28"/>
            </w:rPr>
            <w:t>18</w:t>
          </w:r>
        </w:p>
        <w:p w14:paraId="3C459C5C">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2.1 谱图数据与向量化表示</w:t>
          </w:r>
          <w:r>
            <w:rPr>
              <w:rFonts w:ascii="Times New Roman" w:hAnsi="Times New Roman" w:eastAsia="宋体"/>
              <w:b w:val="0"/>
              <w:i w:val="0"/>
              <w:color w:val="000000"/>
              <w:sz w:val="28"/>
            </w:rPr>
            <w:tab/>
          </w:r>
          <w:r>
            <w:rPr>
              <w:rFonts w:ascii="Times New Roman" w:hAnsi="Times New Roman" w:eastAsia="宋体"/>
              <w:b w:val="0"/>
              <w:i w:val="0"/>
              <w:color w:val="000000"/>
              <w:sz w:val="28"/>
            </w:rPr>
            <w:t>18</w:t>
          </w:r>
        </w:p>
        <w:p w14:paraId="647C6DF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2.2 谱图相似度计算</w:t>
          </w:r>
          <w:r>
            <w:rPr>
              <w:rFonts w:ascii="Times New Roman" w:hAnsi="Times New Roman" w:eastAsia="宋体"/>
              <w:b w:val="0"/>
              <w:i w:val="0"/>
              <w:color w:val="000000"/>
              <w:sz w:val="28"/>
            </w:rPr>
            <w:tab/>
          </w:r>
          <w:r>
            <w:rPr>
              <w:rFonts w:ascii="Times New Roman" w:hAnsi="Times New Roman" w:eastAsia="宋体"/>
              <w:b w:val="0"/>
              <w:i w:val="0"/>
              <w:color w:val="000000"/>
              <w:sz w:val="28"/>
            </w:rPr>
            <w:t>20</w:t>
          </w:r>
        </w:p>
        <w:p w14:paraId="5E0182F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2.3 常见聚类算法</w:t>
          </w:r>
          <w:r>
            <w:rPr>
              <w:rFonts w:ascii="Times New Roman" w:hAnsi="Times New Roman" w:eastAsia="宋体"/>
              <w:b w:val="0"/>
              <w:i w:val="0"/>
              <w:color w:val="000000"/>
              <w:sz w:val="28"/>
            </w:rPr>
            <w:tab/>
          </w:r>
          <w:r>
            <w:rPr>
              <w:rFonts w:ascii="Times New Roman" w:hAnsi="Times New Roman" w:eastAsia="宋体"/>
              <w:b w:val="0"/>
              <w:i w:val="0"/>
              <w:color w:val="000000"/>
              <w:sz w:val="28"/>
            </w:rPr>
            <w:t>21</w:t>
          </w:r>
        </w:p>
        <w:p w14:paraId="2140529F">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2.4 数据库过滤思想</w:t>
          </w:r>
          <w:r>
            <w:rPr>
              <w:rFonts w:ascii="Times New Roman" w:hAnsi="Times New Roman" w:eastAsia="宋体"/>
              <w:b w:val="0"/>
              <w:i w:val="0"/>
              <w:color w:val="000000"/>
              <w:sz w:val="28"/>
            </w:rPr>
            <w:tab/>
          </w:r>
          <w:r>
            <w:rPr>
              <w:rFonts w:ascii="Times New Roman" w:hAnsi="Times New Roman" w:eastAsia="宋体"/>
              <w:b w:val="0"/>
              <w:i w:val="0"/>
              <w:color w:val="000000"/>
              <w:sz w:val="28"/>
            </w:rPr>
            <w:t>23</w:t>
          </w:r>
        </w:p>
        <w:p w14:paraId="7CD0F141">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第3章 需求分析与总体设计</w:t>
          </w:r>
          <w:r>
            <w:rPr>
              <w:rFonts w:ascii="Times New Roman" w:hAnsi="Times New Roman" w:eastAsia="宋体"/>
              <w:b/>
              <w:i w:val="0"/>
              <w:color w:val="000000"/>
              <w:sz w:val="28"/>
            </w:rPr>
            <w:tab/>
          </w:r>
          <w:r>
            <w:rPr>
              <w:rFonts w:ascii="Times New Roman" w:hAnsi="Times New Roman" w:eastAsia="宋体"/>
              <w:b/>
              <w:i w:val="0"/>
              <w:color w:val="000000"/>
              <w:sz w:val="28"/>
            </w:rPr>
            <w:t>26</w:t>
          </w:r>
        </w:p>
        <w:p w14:paraId="4D8DB45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3.1 问题定义</w:t>
          </w:r>
          <w:r>
            <w:rPr>
              <w:rFonts w:ascii="Times New Roman" w:hAnsi="Times New Roman" w:eastAsia="宋体"/>
              <w:b w:val="0"/>
              <w:i w:val="0"/>
              <w:color w:val="000000"/>
              <w:sz w:val="28"/>
            </w:rPr>
            <w:tab/>
          </w:r>
          <w:r>
            <w:rPr>
              <w:rFonts w:ascii="Times New Roman" w:hAnsi="Times New Roman" w:eastAsia="宋体"/>
              <w:b w:val="0"/>
              <w:i w:val="0"/>
              <w:color w:val="000000"/>
              <w:sz w:val="28"/>
            </w:rPr>
            <w:t>26</w:t>
          </w:r>
        </w:p>
        <w:p w14:paraId="61AC270A">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3.2 功能需求</w:t>
          </w:r>
          <w:r>
            <w:rPr>
              <w:rFonts w:ascii="Times New Roman" w:hAnsi="Times New Roman" w:eastAsia="宋体"/>
              <w:b w:val="0"/>
              <w:i w:val="0"/>
              <w:color w:val="000000"/>
              <w:sz w:val="28"/>
            </w:rPr>
            <w:tab/>
          </w:r>
          <w:r>
            <w:rPr>
              <w:rFonts w:ascii="Times New Roman" w:hAnsi="Times New Roman" w:eastAsia="宋体"/>
              <w:b w:val="0"/>
              <w:i w:val="0"/>
              <w:color w:val="000000"/>
              <w:sz w:val="28"/>
            </w:rPr>
            <w:t>26</w:t>
          </w:r>
        </w:p>
        <w:p w14:paraId="7FDC6B7D">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3.3 总体流程设计</w:t>
          </w:r>
          <w:r>
            <w:rPr>
              <w:rFonts w:ascii="Times New Roman" w:hAnsi="Times New Roman" w:eastAsia="宋体"/>
              <w:b w:val="0"/>
              <w:i w:val="0"/>
              <w:color w:val="000000"/>
              <w:sz w:val="28"/>
            </w:rPr>
            <w:tab/>
          </w:r>
          <w:r>
            <w:rPr>
              <w:rFonts w:ascii="Times New Roman" w:hAnsi="Times New Roman" w:eastAsia="宋体"/>
              <w:b w:val="0"/>
              <w:i w:val="0"/>
              <w:color w:val="000000"/>
              <w:sz w:val="28"/>
            </w:rPr>
            <w:t>27</w:t>
          </w:r>
        </w:p>
        <w:p w14:paraId="7357BB4A">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第4章 数据库过滤谱图聚类算法设计</w:t>
          </w:r>
          <w:r>
            <w:rPr>
              <w:rFonts w:ascii="Times New Roman" w:hAnsi="Times New Roman" w:eastAsia="宋体"/>
              <w:b/>
              <w:i w:val="0"/>
              <w:color w:val="000000"/>
              <w:sz w:val="28"/>
            </w:rPr>
            <w:tab/>
          </w:r>
          <w:r>
            <w:rPr>
              <w:rFonts w:ascii="Times New Roman" w:hAnsi="Times New Roman" w:eastAsia="宋体"/>
              <w:b/>
              <w:i w:val="0"/>
              <w:color w:val="000000"/>
              <w:sz w:val="28"/>
            </w:rPr>
            <w:t>30</w:t>
          </w:r>
        </w:p>
        <w:p w14:paraId="79612797">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4.1 数据库结构设计</w:t>
          </w:r>
          <w:r>
            <w:rPr>
              <w:rFonts w:ascii="Times New Roman" w:hAnsi="Times New Roman" w:eastAsia="宋体"/>
              <w:b w:val="0"/>
              <w:i w:val="0"/>
              <w:color w:val="000000"/>
              <w:sz w:val="28"/>
            </w:rPr>
            <w:tab/>
          </w:r>
          <w:r>
            <w:rPr>
              <w:rFonts w:ascii="Times New Roman" w:hAnsi="Times New Roman" w:eastAsia="宋体"/>
              <w:b w:val="0"/>
              <w:i w:val="0"/>
              <w:color w:val="000000"/>
              <w:sz w:val="28"/>
            </w:rPr>
            <w:t>30</w:t>
          </w:r>
        </w:p>
        <w:p w14:paraId="285CC927">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4.2 候选过滤算法设计</w:t>
          </w:r>
          <w:r>
            <w:rPr>
              <w:rFonts w:ascii="Times New Roman" w:hAnsi="Times New Roman" w:eastAsia="宋体"/>
              <w:b w:val="0"/>
              <w:i w:val="0"/>
              <w:color w:val="000000"/>
              <w:sz w:val="28"/>
            </w:rPr>
            <w:tab/>
          </w:r>
          <w:r>
            <w:rPr>
              <w:rFonts w:ascii="Times New Roman" w:hAnsi="Times New Roman" w:eastAsia="宋体"/>
              <w:b w:val="0"/>
              <w:i w:val="0"/>
              <w:color w:val="000000"/>
              <w:sz w:val="28"/>
            </w:rPr>
            <w:t>32</w:t>
          </w:r>
        </w:p>
        <w:p w14:paraId="7F71DA6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4.3 TopCluster 聚类策略</w:t>
          </w:r>
          <w:r>
            <w:rPr>
              <w:rFonts w:ascii="Times New Roman" w:hAnsi="Times New Roman" w:eastAsia="宋体"/>
              <w:b w:val="0"/>
              <w:i w:val="0"/>
              <w:color w:val="000000"/>
              <w:sz w:val="28"/>
            </w:rPr>
            <w:tab/>
          </w:r>
          <w:r>
            <w:rPr>
              <w:rFonts w:ascii="Times New Roman" w:hAnsi="Times New Roman" w:eastAsia="宋体"/>
              <w:b w:val="0"/>
              <w:i w:val="0"/>
              <w:color w:val="000000"/>
              <w:sz w:val="28"/>
            </w:rPr>
            <w:t>35</w:t>
          </w:r>
        </w:p>
        <w:p w14:paraId="1A5196F7">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4.4 复杂度分析</w:t>
          </w:r>
          <w:r>
            <w:rPr>
              <w:rFonts w:ascii="Times New Roman" w:hAnsi="Times New Roman" w:eastAsia="宋体"/>
              <w:b w:val="0"/>
              <w:i w:val="0"/>
              <w:color w:val="000000"/>
              <w:sz w:val="28"/>
            </w:rPr>
            <w:tab/>
          </w:r>
          <w:r>
            <w:rPr>
              <w:rFonts w:ascii="Times New Roman" w:hAnsi="Times New Roman" w:eastAsia="宋体"/>
              <w:b w:val="0"/>
              <w:i w:val="0"/>
              <w:color w:val="000000"/>
              <w:sz w:val="28"/>
            </w:rPr>
            <w:t>38</w:t>
          </w:r>
        </w:p>
        <w:p w14:paraId="6B47F784">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第5章 系统实现</w:t>
          </w:r>
          <w:r>
            <w:rPr>
              <w:rFonts w:ascii="Times New Roman" w:hAnsi="Times New Roman" w:eastAsia="宋体"/>
              <w:b/>
              <w:i w:val="0"/>
              <w:color w:val="000000"/>
              <w:sz w:val="28"/>
            </w:rPr>
            <w:tab/>
          </w:r>
          <w:r>
            <w:rPr>
              <w:rFonts w:ascii="Times New Roman" w:hAnsi="Times New Roman" w:eastAsia="宋体"/>
              <w:b/>
              <w:i w:val="0"/>
              <w:color w:val="000000"/>
              <w:sz w:val="28"/>
            </w:rPr>
            <w:t>41</w:t>
          </w:r>
        </w:p>
        <w:p w14:paraId="5407D0DE">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5.1 实验程序结构</w:t>
          </w:r>
          <w:r>
            <w:rPr>
              <w:rFonts w:ascii="Times New Roman" w:hAnsi="Times New Roman" w:eastAsia="宋体"/>
              <w:b w:val="0"/>
              <w:i w:val="0"/>
              <w:color w:val="000000"/>
              <w:sz w:val="28"/>
            </w:rPr>
            <w:tab/>
          </w:r>
          <w:r>
            <w:rPr>
              <w:rFonts w:ascii="Times New Roman" w:hAnsi="Times New Roman" w:eastAsia="宋体"/>
              <w:b w:val="0"/>
              <w:i w:val="0"/>
              <w:color w:val="000000"/>
              <w:sz w:val="28"/>
            </w:rPr>
            <w:t>41</w:t>
          </w:r>
        </w:p>
        <w:p w14:paraId="52B127A2">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5.2 谱图读取与入库实现</w:t>
          </w:r>
          <w:r>
            <w:rPr>
              <w:rFonts w:ascii="Times New Roman" w:hAnsi="Times New Roman" w:eastAsia="宋体"/>
              <w:b w:val="0"/>
              <w:i w:val="0"/>
              <w:color w:val="000000"/>
              <w:sz w:val="28"/>
            </w:rPr>
            <w:tab/>
          </w:r>
          <w:r>
            <w:rPr>
              <w:rFonts w:ascii="Times New Roman" w:hAnsi="Times New Roman" w:eastAsia="宋体"/>
              <w:b w:val="0"/>
              <w:i w:val="0"/>
              <w:color w:val="000000"/>
              <w:sz w:val="28"/>
            </w:rPr>
            <w:t>41</w:t>
          </w:r>
        </w:p>
        <w:p w14:paraId="4E063381">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5.3 算法模块实现</w:t>
          </w:r>
          <w:r>
            <w:rPr>
              <w:rFonts w:ascii="Times New Roman" w:hAnsi="Times New Roman" w:eastAsia="宋体"/>
              <w:b w:val="0"/>
              <w:i w:val="0"/>
              <w:color w:val="000000"/>
              <w:sz w:val="28"/>
            </w:rPr>
            <w:tab/>
          </w:r>
          <w:r>
            <w:rPr>
              <w:rFonts w:ascii="Times New Roman" w:hAnsi="Times New Roman" w:eastAsia="宋体"/>
              <w:b w:val="0"/>
              <w:i w:val="0"/>
              <w:color w:val="000000"/>
              <w:sz w:val="28"/>
            </w:rPr>
            <w:t>42</w:t>
          </w:r>
        </w:p>
        <w:p w14:paraId="39496755">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5.4 结果记录实现</w:t>
          </w:r>
          <w:r>
            <w:rPr>
              <w:rFonts w:ascii="Times New Roman" w:hAnsi="Times New Roman" w:eastAsia="宋体"/>
              <w:b w:val="0"/>
              <w:i w:val="0"/>
              <w:color w:val="000000"/>
              <w:sz w:val="28"/>
            </w:rPr>
            <w:tab/>
          </w:r>
          <w:r>
            <w:rPr>
              <w:rFonts w:ascii="Times New Roman" w:hAnsi="Times New Roman" w:eastAsia="宋体"/>
              <w:b w:val="0"/>
              <w:i w:val="0"/>
              <w:color w:val="000000"/>
              <w:sz w:val="28"/>
            </w:rPr>
            <w:t>43</w:t>
          </w:r>
        </w:p>
        <w:p w14:paraId="20305436">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第6章 实验测试与结果分析</w:t>
          </w:r>
          <w:r>
            <w:rPr>
              <w:rFonts w:ascii="Times New Roman" w:hAnsi="Times New Roman" w:eastAsia="宋体"/>
              <w:b/>
              <w:i w:val="0"/>
              <w:color w:val="000000"/>
              <w:sz w:val="28"/>
            </w:rPr>
            <w:tab/>
          </w:r>
          <w:r>
            <w:rPr>
              <w:rFonts w:ascii="Times New Roman" w:hAnsi="Times New Roman" w:eastAsia="宋体"/>
              <w:b/>
              <w:i w:val="0"/>
              <w:color w:val="000000"/>
              <w:sz w:val="28"/>
            </w:rPr>
            <w:t>45</w:t>
          </w:r>
        </w:p>
        <w:p w14:paraId="173FE49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6.1 实验环境与数据设置</w:t>
          </w:r>
          <w:r>
            <w:rPr>
              <w:rFonts w:ascii="Times New Roman" w:hAnsi="Times New Roman" w:eastAsia="宋体"/>
              <w:b w:val="0"/>
              <w:i w:val="0"/>
              <w:color w:val="000000"/>
              <w:sz w:val="28"/>
            </w:rPr>
            <w:tab/>
          </w:r>
          <w:r>
            <w:rPr>
              <w:rFonts w:ascii="Times New Roman" w:hAnsi="Times New Roman" w:eastAsia="宋体"/>
              <w:b w:val="0"/>
              <w:i w:val="0"/>
              <w:color w:val="000000"/>
              <w:sz w:val="28"/>
            </w:rPr>
            <w:t>45</w:t>
          </w:r>
        </w:p>
        <w:p w14:paraId="257BB02C">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6.2 评价指标</w:t>
          </w:r>
          <w:r>
            <w:rPr>
              <w:rFonts w:ascii="Times New Roman" w:hAnsi="Times New Roman" w:eastAsia="宋体"/>
              <w:b w:val="0"/>
              <w:i w:val="0"/>
              <w:color w:val="000000"/>
              <w:sz w:val="28"/>
            </w:rPr>
            <w:tab/>
          </w:r>
          <w:r>
            <w:rPr>
              <w:rFonts w:ascii="Times New Roman" w:hAnsi="Times New Roman" w:eastAsia="宋体"/>
              <w:b w:val="0"/>
              <w:i w:val="0"/>
              <w:color w:val="000000"/>
              <w:sz w:val="28"/>
            </w:rPr>
            <w:t>46</w:t>
          </w:r>
        </w:p>
        <w:p w14:paraId="470BC51B">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6.3 聚类质量对比</w:t>
          </w:r>
          <w:r>
            <w:rPr>
              <w:rFonts w:ascii="Times New Roman" w:hAnsi="Times New Roman" w:eastAsia="宋体"/>
              <w:b w:val="0"/>
              <w:i w:val="0"/>
              <w:color w:val="000000"/>
              <w:sz w:val="28"/>
            </w:rPr>
            <w:tab/>
          </w:r>
          <w:r>
            <w:rPr>
              <w:rFonts w:ascii="Times New Roman" w:hAnsi="Times New Roman" w:eastAsia="宋体"/>
              <w:b w:val="0"/>
              <w:i w:val="0"/>
              <w:color w:val="000000"/>
              <w:sz w:val="28"/>
            </w:rPr>
            <w:t>48</w:t>
          </w:r>
        </w:p>
        <w:p w14:paraId="75724A94">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6.4 效率与候选过滤效果</w:t>
          </w:r>
          <w:r>
            <w:rPr>
              <w:rFonts w:ascii="Times New Roman" w:hAnsi="Times New Roman" w:eastAsia="宋体"/>
              <w:b w:val="0"/>
              <w:i w:val="0"/>
              <w:color w:val="000000"/>
              <w:sz w:val="28"/>
            </w:rPr>
            <w:tab/>
          </w:r>
          <w:r>
            <w:rPr>
              <w:rFonts w:ascii="Times New Roman" w:hAnsi="Times New Roman" w:eastAsia="宋体"/>
              <w:b w:val="0"/>
              <w:i w:val="0"/>
              <w:color w:val="000000"/>
              <w:sz w:val="28"/>
            </w:rPr>
            <w:t>51</w:t>
          </w:r>
        </w:p>
        <w:p w14:paraId="7083FA1A">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6.5 候选过滤参数敏感性分析</w:t>
          </w:r>
          <w:r>
            <w:rPr>
              <w:rFonts w:ascii="Times New Roman" w:hAnsi="Times New Roman" w:eastAsia="宋体"/>
              <w:b w:val="0"/>
              <w:i w:val="0"/>
              <w:color w:val="000000"/>
              <w:sz w:val="28"/>
            </w:rPr>
            <w:tab/>
          </w:r>
          <w:r>
            <w:rPr>
              <w:rFonts w:ascii="Times New Roman" w:hAnsi="Times New Roman" w:eastAsia="宋体"/>
              <w:b w:val="0"/>
              <w:i w:val="0"/>
              <w:color w:val="000000"/>
              <w:sz w:val="28"/>
            </w:rPr>
            <w:t>54</w:t>
          </w:r>
        </w:p>
        <w:p w14:paraId="16ECE419">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6.6 聚类结果可视化</w:t>
          </w:r>
          <w:r>
            <w:rPr>
              <w:rFonts w:ascii="Times New Roman" w:hAnsi="Times New Roman" w:eastAsia="宋体"/>
              <w:b w:val="0"/>
              <w:i w:val="0"/>
              <w:color w:val="000000"/>
              <w:sz w:val="28"/>
            </w:rPr>
            <w:tab/>
          </w:r>
          <w:r>
            <w:rPr>
              <w:rFonts w:ascii="Times New Roman" w:hAnsi="Times New Roman" w:eastAsia="宋体"/>
              <w:b w:val="0"/>
              <w:i w:val="0"/>
              <w:color w:val="000000"/>
              <w:sz w:val="28"/>
            </w:rPr>
            <w:t>56</w:t>
          </w:r>
        </w:p>
        <w:p w14:paraId="4D5B2C10">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6.7 复现性与结果核对</w:t>
          </w:r>
          <w:r>
            <w:rPr>
              <w:rFonts w:ascii="Times New Roman" w:hAnsi="Times New Roman" w:eastAsia="宋体"/>
              <w:b w:val="0"/>
              <w:i w:val="0"/>
              <w:color w:val="000000"/>
              <w:sz w:val="28"/>
            </w:rPr>
            <w:tab/>
          </w:r>
          <w:r>
            <w:rPr>
              <w:rFonts w:ascii="Times New Roman" w:hAnsi="Times New Roman" w:eastAsia="宋体"/>
              <w:b w:val="0"/>
              <w:i w:val="0"/>
              <w:color w:val="000000"/>
              <w:sz w:val="28"/>
            </w:rPr>
            <w:t>57</w:t>
          </w:r>
        </w:p>
        <w:p w14:paraId="08150DAB">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第7章 总结与展望</w:t>
          </w:r>
          <w:r>
            <w:rPr>
              <w:rFonts w:ascii="Times New Roman" w:hAnsi="Times New Roman" w:eastAsia="宋体"/>
              <w:b/>
              <w:i w:val="0"/>
              <w:color w:val="000000"/>
              <w:sz w:val="28"/>
            </w:rPr>
            <w:tab/>
          </w:r>
          <w:r>
            <w:rPr>
              <w:rFonts w:ascii="Times New Roman" w:hAnsi="Times New Roman" w:eastAsia="宋体"/>
              <w:b/>
              <w:i w:val="0"/>
              <w:color w:val="000000"/>
              <w:sz w:val="28"/>
            </w:rPr>
            <w:t>59</w:t>
          </w:r>
        </w:p>
        <w:p w14:paraId="2CC8AB6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7.1 研究总结</w:t>
          </w:r>
          <w:r>
            <w:rPr>
              <w:rFonts w:ascii="Times New Roman" w:hAnsi="Times New Roman" w:eastAsia="宋体"/>
              <w:b w:val="0"/>
              <w:i w:val="0"/>
              <w:color w:val="000000"/>
              <w:sz w:val="28"/>
            </w:rPr>
            <w:tab/>
          </w:r>
          <w:r>
            <w:rPr>
              <w:rFonts w:ascii="Times New Roman" w:hAnsi="Times New Roman" w:eastAsia="宋体"/>
              <w:b w:val="0"/>
              <w:i w:val="0"/>
              <w:color w:val="000000"/>
              <w:sz w:val="28"/>
            </w:rPr>
            <w:t>59</w:t>
          </w:r>
        </w:p>
        <w:p w14:paraId="71D3441B">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7.2 不足与改进方向</w:t>
          </w:r>
          <w:r>
            <w:rPr>
              <w:rFonts w:ascii="Times New Roman" w:hAnsi="Times New Roman" w:eastAsia="宋体"/>
              <w:b w:val="0"/>
              <w:i w:val="0"/>
              <w:color w:val="000000"/>
              <w:sz w:val="28"/>
            </w:rPr>
            <w:tab/>
          </w:r>
          <w:r>
            <w:rPr>
              <w:rFonts w:ascii="Times New Roman" w:hAnsi="Times New Roman" w:eastAsia="宋体"/>
              <w:b w:val="0"/>
              <w:i w:val="0"/>
              <w:color w:val="000000"/>
              <w:sz w:val="28"/>
            </w:rPr>
            <w:t>59</w:t>
          </w:r>
        </w:p>
        <w:p w14:paraId="52A07E1E">
          <w:pPr>
            <w:pStyle w:val="12"/>
            <w:tabs>
              <w:tab w:val="right" w:leader="dot" w:pos="8300"/>
            </w:tabs>
            <w:spacing w:before="0" w:after="0" w:line="360" w:lineRule="auto"/>
            <w:ind w:left="0" w:right="0"/>
            <w:jc w:val="left"/>
          </w:pPr>
          <w:r>
            <w:rPr>
              <w:rFonts w:ascii="Times New Roman" w:hAnsi="Times New Roman" w:eastAsia="宋体"/>
              <w:b/>
              <w:i w:val="0"/>
              <w:color w:val="000000"/>
              <w:sz w:val="28"/>
            </w:rPr>
            <w:t>参考文献</w:t>
          </w:r>
          <w:r>
            <w:rPr>
              <w:rFonts w:ascii="Times New Roman" w:hAnsi="Times New Roman" w:eastAsia="宋体"/>
              <w:b/>
              <w:i w:val="0"/>
              <w:color w:val="000000"/>
              <w:sz w:val="28"/>
            </w:rPr>
            <w:tab/>
          </w:r>
          <w:r>
            <w:rPr>
              <w:rFonts w:ascii="Times New Roman" w:hAnsi="Times New Roman" w:eastAsia="宋体"/>
              <w:b/>
              <w:i w:val="0"/>
              <w:color w:val="000000"/>
              <w:sz w:val="28"/>
            </w:rPr>
            <w:t>61</w:t>
          </w:r>
        </w:p>
        <w:p w14:paraId="5A8B7525">
          <w:pPr>
            <w:pStyle w:val="12"/>
            <w:tabs>
              <w:tab w:val="right" w:leader="dot" w:pos="8300"/>
            </w:tabs>
            <w:spacing w:before="0" w:after="0" w:line="360" w:lineRule="auto"/>
            <w:ind w:left="0" w:right="0"/>
            <w:jc w:val="left"/>
          </w:pPr>
          <w:r>
            <w:rPr>
              <w:rFonts w:ascii="Times New Roman" w:hAnsi="Times New Roman" w:eastAsia="宋体"/>
              <w:b/>
              <w:i w:val="0"/>
              <w:color w:val="000000"/>
              <w:sz w:val="28"/>
            </w:rPr>
            <w:t>致谢</w:t>
          </w:r>
          <w:r>
            <w:rPr>
              <w:rFonts w:ascii="Times New Roman" w:hAnsi="Times New Roman" w:eastAsia="宋体"/>
              <w:b/>
              <w:i w:val="0"/>
              <w:color w:val="000000"/>
              <w:sz w:val="28"/>
            </w:rPr>
            <w:tab/>
          </w:r>
          <w:r>
            <w:rPr>
              <w:rFonts w:ascii="Times New Roman" w:hAnsi="Times New Roman" w:eastAsia="宋体"/>
              <w:b/>
              <w:i w:val="0"/>
              <w:color w:val="000000"/>
              <w:sz w:val="28"/>
            </w:rPr>
            <w:t>65</w:t>
          </w:r>
        </w:p>
        <w:p w14:paraId="3A68DECE">
          <w:pPr>
            <w:spacing w:before="0" w:after="0"/>
          </w:pPr>
          <w:r>
            <w:fldChar w:fldCharType="end"/>
          </w:r>
        </w:p>
      </w:sdtContent>
    </w:sdt>
    <w:p w14:paraId="1B4CEF5B">
      <w:pPr>
        <w:sectPr>
          <w:headerReference r:id="rId11" w:type="default"/>
          <w:footerReference r:id="rId12"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p w14:paraId="0327C5CB">
      <w:pPr>
        <w:pStyle w:val="2"/>
        <w:pageBreakBefore/>
        <w:jc w:val="center"/>
      </w:pPr>
      <w:r>
        <w:rPr>
          <w:rFonts w:ascii="Times New Roman" w:hAnsi="Times New Roman" w:eastAsia="黑体"/>
          <w:b/>
          <w:i w:val="0"/>
          <w:color w:val="000000"/>
          <w:sz w:val="32"/>
        </w:rPr>
        <w:t>第1章 绪论</w:t>
      </w:r>
    </w:p>
    <w:p w14:paraId="494C1736">
      <w:pPr>
        <w:pStyle w:val="3"/>
        <w:jc w:val="left"/>
      </w:pPr>
      <w:r>
        <w:rPr>
          <w:rFonts w:ascii="Times New Roman" w:hAnsi="Times New Roman" w:eastAsia="黑体"/>
          <w:b/>
          <w:i w:val="0"/>
          <w:color w:val="000000"/>
          <w:sz w:val="24"/>
        </w:rPr>
        <w:t>1.1 研究背景</w:t>
      </w:r>
    </w:p>
    <w:p w14:paraId="70BA1503">
      <w:pPr>
        <w:keepNext w:val="0"/>
        <w:keepLines w:val="0"/>
        <w:widowControl/>
        <w:suppressLineNumbers w:val="0"/>
        <w:ind w:firstLine="420"/>
        <w:jc w:val="left"/>
        <w:rPr>
          <w:ins w:id="55" w:author="Zzzzzzzz.h" w:date="2026-06-02T16:14:15Z"/>
        </w:rPr>
      </w:pPr>
      <w:ins w:id="56" w:author="Zzzzzzzz.h" w:date="2026-06-02T16:14:15Z">
        <w:r>
          <w:rPr>
            <w:rFonts w:ascii="宋体" w:hAnsi="宋体" w:eastAsia="宋体" w:cs="宋体"/>
            <w:kern w:val="0"/>
            <w:sz w:val="24"/>
            <w:szCs w:val="24"/>
            <w:lang w:val="en-US" w:eastAsia="zh-CN" w:bidi="ar"/>
          </w:rPr>
          <w:t>质谱数据分析是蛋白质组学解析与生物标志物挖掘领域的核心研究手段，其分析精度与效率直接决定蛋白质形态鉴定的准确性与完整性。当前主流的自下而上</w:t>
        </w:r>
      </w:ins>
      <w:ins w:id="57" w:author="Zzzzzzzz.h" w:date="2026-06-02T16:21:26Z">
        <w:r>
          <w:rPr>
            <w:rFonts w:hint="eastAsia" w:ascii="宋体" w:hAnsi="宋体" w:eastAsia="宋体" w:cs="宋体"/>
            <w:kern w:val="0"/>
            <w:sz w:val="24"/>
            <w:szCs w:val="24"/>
            <w:lang w:val="en-US" w:eastAsia="zh-CN" w:bidi="ar"/>
          </w:rPr>
          <w:t>（</w:t>
        </w:r>
      </w:ins>
      <w:ins w:id="58" w:author="Zzzzzzzz.h" w:date="2026-06-02T16:21:40Z">
        <w:r>
          <w:rPr>
            <w:rFonts w:hint="eastAsia" w:ascii="宋体" w:hAnsi="宋体" w:eastAsia="宋体" w:cs="宋体"/>
            <w:kern w:val="0"/>
            <w:sz w:val="24"/>
            <w:szCs w:val="24"/>
            <w:lang w:val="en-US" w:eastAsia="zh-CN" w:bidi="ar"/>
          </w:rPr>
          <w:t>bottom-up</w:t>
        </w:r>
      </w:ins>
      <w:ins w:id="59" w:author="Zzzzzzzz.h" w:date="2026-06-02T16:21:26Z">
        <w:r>
          <w:rPr>
            <w:rFonts w:hint="eastAsia" w:ascii="宋体" w:hAnsi="宋体" w:eastAsia="宋体" w:cs="宋体"/>
            <w:kern w:val="0"/>
            <w:sz w:val="24"/>
            <w:szCs w:val="24"/>
            <w:lang w:val="en-US" w:eastAsia="zh-CN" w:bidi="ar"/>
          </w:rPr>
          <w:t>）</w:t>
        </w:r>
      </w:ins>
      <w:ins w:id="60" w:author="Zzzzzzzz.h" w:date="2026-06-02T16:14:15Z">
        <w:r>
          <w:rPr>
            <w:rFonts w:ascii="宋体" w:hAnsi="宋体" w:eastAsia="宋体" w:cs="宋体"/>
            <w:kern w:val="0"/>
            <w:sz w:val="24"/>
            <w:szCs w:val="24"/>
            <w:lang w:val="en-US" w:eastAsia="zh-CN" w:bidi="ar"/>
          </w:rPr>
          <w:t>蛋白质组学分析体系，核心原理是将完整蛋白质通过酶切处理拆解为多条肽段，依托肽段对应的质谱图谱反向推导原始蛋白质的序列与表达信息。该技术体系成熟度高、适配大规模样本鉴定场景，被广泛应用于各类蛋白质组学研究中，但存在固有技术短板。酶切处理会割裂完整蛋白质、组合修饰位点与序列截短形态之间的内在关联，无法完整保留蛋白质天然存在的整体结构信息，难以满足精准解析蛋白质形态差异的深层次研究需求。</w:t>
        </w:r>
      </w:ins>
    </w:p>
    <w:p w14:paraId="3D5DE36E">
      <w:pPr>
        <w:keepNext w:val="0"/>
        <w:keepLines w:val="0"/>
        <w:widowControl/>
        <w:suppressLineNumbers w:val="0"/>
        <w:ind w:firstLine="420"/>
        <w:jc w:val="left"/>
        <w:rPr>
          <w:ins w:id="61" w:author="Zzzzzzzz.h" w:date="2026-06-02T16:14:15Z"/>
        </w:rPr>
      </w:pPr>
      <w:ins w:id="62" w:author="Zzzzzzzz.h" w:date="2026-06-02T16:14:15Z">
        <w:r>
          <w:rPr>
            <w:rFonts w:ascii="宋体" w:hAnsi="宋体" w:eastAsia="宋体" w:cs="宋体"/>
            <w:kern w:val="0"/>
            <w:sz w:val="24"/>
            <w:szCs w:val="24"/>
            <w:lang w:val="en-US" w:eastAsia="zh-CN" w:bidi="ar"/>
          </w:rPr>
          <w:t>相较于传统</w:t>
        </w:r>
      </w:ins>
      <w:ins w:id="63" w:author="Zzzzzzzz.h" w:date="2026-06-02T16:21:48Z">
        <w:r>
          <w:rPr>
            <w:rFonts w:hint="eastAsia" w:ascii="宋体" w:hAnsi="宋体" w:eastAsia="宋体" w:cs="宋体"/>
            <w:kern w:val="0"/>
            <w:sz w:val="24"/>
            <w:szCs w:val="24"/>
            <w:lang w:val="en-US" w:eastAsia="zh-CN" w:bidi="ar"/>
          </w:rPr>
          <w:t>bottom-up</w:t>
        </w:r>
      </w:ins>
      <w:ins w:id="64" w:author="Zzzzzzzz.h" w:date="2026-06-02T16:14:15Z">
        <w:r>
          <w:rPr>
            <w:rFonts w:ascii="宋体" w:hAnsi="宋体" w:eastAsia="宋体" w:cs="宋体"/>
            <w:kern w:val="0"/>
            <w:sz w:val="24"/>
            <w:szCs w:val="24"/>
            <w:lang w:val="en-US" w:eastAsia="zh-CN" w:bidi="ar"/>
          </w:rPr>
          <w:t>技术，自上而下</w:t>
        </w:r>
      </w:ins>
      <w:ins w:id="65" w:author="Zzzzzzzz.h" w:date="2026-06-02T16:21:53Z">
        <w:r>
          <w:rPr>
            <w:rFonts w:hint="eastAsia" w:ascii="宋体" w:hAnsi="宋体" w:eastAsia="宋体" w:cs="宋体"/>
            <w:kern w:val="0"/>
            <w:sz w:val="24"/>
            <w:szCs w:val="24"/>
            <w:lang w:val="en-US" w:eastAsia="zh-CN" w:bidi="ar"/>
          </w:rPr>
          <w:t>（</w:t>
        </w:r>
      </w:ins>
      <w:ins w:id="66" w:author="Zzzzzzzz.h" w:date="2026-06-02T16:21:57Z">
        <w:r>
          <w:rPr>
            <w:rFonts w:hint="eastAsia" w:ascii="宋体" w:hAnsi="宋体" w:eastAsia="宋体" w:cs="宋体"/>
            <w:kern w:val="0"/>
            <w:sz w:val="24"/>
            <w:szCs w:val="24"/>
            <w:lang w:val="en-US" w:eastAsia="zh-CN" w:bidi="ar"/>
          </w:rPr>
          <w:t>top-down</w:t>
        </w:r>
      </w:ins>
      <w:ins w:id="67" w:author="Zzzzzzzz.h" w:date="2026-06-02T16:21:53Z">
        <w:r>
          <w:rPr>
            <w:rFonts w:hint="eastAsia" w:ascii="宋体" w:hAnsi="宋体" w:eastAsia="宋体" w:cs="宋体"/>
            <w:kern w:val="0"/>
            <w:sz w:val="24"/>
            <w:szCs w:val="24"/>
            <w:lang w:val="en-US" w:eastAsia="zh-CN" w:bidi="ar"/>
          </w:rPr>
          <w:t>）</w:t>
        </w:r>
      </w:ins>
      <w:ins w:id="68" w:author="Zzzzzzzz.h" w:date="2026-06-02T16:14:15Z">
        <w:r>
          <w:rPr>
            <w:rFonts w:ascii="宋体" w:hAnsi="宋体" w:eastAsia="宋体" w:cs="宋体"/>
            <w:kern w:val="0"/>
            <w:sz w:val="24"/>
            <w:szCs w:val="24"/>
            <w:lang w:val="en-US" w:eastAsia="zh-CN" w:bidi="ar"/>
          </w:rPr>
          <w:t>质谱技术以完整蛋白质或大分子蛋白片段为直接分析对象，无需酶切拆解，能够最大程度保留蛋白质的翻译后修饰、序列截短、序列变异等完整形态信息，可实现蛋白质形态层面的精准分析，弥补了传统技术的缺陷，成为精准蛋白质组学研究的重要技术方向。但该技术的质谱图谱具有峰密度高、有效峰数量多、前体电荷状态复杂、质量扫描范围宽泛的特点，随之带来数据体量庞大、特征维度复杂的问题，大幅提升了质谱数据存储管理、谱图相似度匹配与聚类分析的计算成本，制约了</w:t>
        </w:r>
      </w:ins>
      <w:ins w:id="69" w:author="Zzzzzzzz.h" w:date="2026-06-02T16:22:16Z">
        <w:r>
          <w:rPr>
            <w:rFonts w:hint="eastAsia" w:ascii="宋体" w:hAnsi="宋体" w:eastAsia="宋体" w:cs="宋体"/>
            <w:kern w:val="0"/>
            <w:sz w:val="24"/>
            <w:szCs w:val="24"/>
            <w:lang w:val="en-US" w:eastAsia="zh-CN" w:bidi="ar"/>
          </w:rPr>
          <w:t>top-down</w:t>
        </w:r>
      </w:ins>
      <w:ins w:id="70" w:author="Zzzzzzzz.h" w:date="2026-06-02T16:14:15Z">
        <w:r>
          <w:rPr>
            <w:rFonts w:ascii="宋体" w:hAnsi="宋体" w:eastAsia="宋体" w:cs="宋体"/>
            <w:kern w:val="0"/>
            <w:sz w:val="24"/>
            <w:szCs w:val="24"/>
            <w:lang w:val="en-US" w:eastAsia="zh-CN" w:bidi="ar"/>
          </w:rPr>
          <w:t>质谱技术的规模化应用。</w:t>
        </w:r>
      </w:ins>
    </w:p>
    <w:p w14:paraId="7C4CAD58">
      <w:pPr>
        <w:keepNext w:val="0"/>
        <w:keepLines w:val="0"/>
        <w:widowControl/>
        <w:suppressLineNumbers w:val="0"/>
        <w:ind w:firstLine="420"/>
        <w:jc w:val="left"/>
        <w:rPr>
          <w:ins w:id="71" w:author="Zzzzzzzz.h" w:date="2026-06-02T16:14:15Z"/>
        </w:rPr>
      </w:pPr>
      <w:ins w:id="72" w:author="Zzzzzzzz.h" w:date="2026-06-02T16:14:15Z">
        <w:r>
          <w:rPr>
            <w:rFonts w:ascii="宋体" w:hAnsi="宋体" w:eastAsia="宋体" w:cs="宋体"/>
            <w:kern w:val="0"/>
            <w:sz w:val="24"/>
            <w:szCs w:val="24"/>
            <w:lang w:val="en-US" w:eastAsia="zh-CN" w:bidi="ar"/>
          </w:rPr>
          <w:t>针对</w:t>
        </w:r>
      </w:ins>
      <w:ins w:id="73" w:author="Zzzzzzzz.h" w:date="2026-06-02T16:22:19Z">
        <w:r>
          <w:rPr>
            <w:rFonts w:hint="eastAsia" w:ascii="宋体" w:hAnsi="宋体" w:eastAsia="宋体" w:cs="宋体"/>
            <w:kern w:val="0"/>
            <w:sz w:val="24"/>
            <w:szCs w:val="24"/>
            <w:lang w:val="en-US" w:eastAsia="zh-CN" w:bidi="ar"/>
          </w:rPr>
          <w:t>top-down</w:t>
        </w:r>
      </w:ins>
      <w:ins w:id="74" w:author="Zzzzzzzz.h" w:date="2026-06-02T16:14:15Z">
        <w:r>
          <w:rPr>
            <w:rFonts w:ascii="宋体" w:hAnsi="宋体" w:eastAsia="宋体" w:cs="宋体"/>
            <w:kern w:val="0"/>
            <w:sz w:val="24"/>
            <w:szCs w:val="24"/>
            <w:lang w:val="en-US" w:eastAsia="zh-CN" w:bidi="ar"/>
          </w:rPr>
          <w:t>质谱谱图库构建与数据分析难题，现有研究提出了面向该技术场景的TopLib谱图库构建与检索框架。该框架依托SQLite数据库实现质谱图谱、碎片峰特征、蛋白质鉴定结果及代表谱图等多类结构化数据的统一存储与管理，同时在TopCluster聚类模块中完成多种谱图表征方法的对比验证与优化。相关研究充分证实，</w:t>
        </w:r>
      </w:ins>
      <w:ins w:id="75" w:author="Zzzzzzzz.h" w:date="2026-06-02T16:22:26Z">
        <w:r>
          <w:rPr>
            <w:rFonts w:hint="eastAsia" w:ascii="宋体" w:hAnsi="宋体" w:eastAsia="宋体" w:cs="宋体"/>
            <w:kern w:val="0"/>
            <w:sz w:val="24"/>
            <w:szCs w:val="24"/>
            <w:lang w:val="en-US" w:eastAsia="zh-CN" w:bidi="ar"/>
          </w:rPr>
          <w:t>top-down</w:t>
        </w:r>
      </w:ins>
      <w:ins w:id="76" w:author="Zzzzzzzz.h" w:date="2026-06-02T16:14:15Z">
        <w:r>
          <w:rPr>
            <w:rFonts w:ascii="宋体" w:hAnsi="宋体" w:eastAsia="宋体" w:cs="宋体"/>
            <w:kern w:val="0"/>
            <w:sz w:val="24"/>
            <w:szCs w:val="24"/>
            <w:lang w:val="en-US" w:eastAsia="zh-CN" w:bidi="ar"/>
          </w:rPr>
          <w:t>质谱谱图库的构建并非简单的数据文件存储工作，而是需要将谱图特征表征、数据库索引优化、候选图谱检索筛选、聚类效果评价等关键环节进行一体化、流程化设计，才能适配复杂的</w:t>
        </w:r>
      </w:ins>
      <w:ins w:id="77" w:author="Zzzzzzzz.h" w:date="2026-06-02T16:22:35Z">
        <w:r>
          <w:rPr>
            <w:rFonts w:hint="eastAsia" w:ascii="宋体" w:hAnsi="宋体" w:eastAsia="宋体" w:cs="宋体"/>
            <w:kern w:val="0"/>
            <w:sz w:val="24"/>
            <w:szCs w:val="24"/>
            <w:lang w:val="en-US" w:eastAsia="zh-CN" w:bidi="ar"/>
          </w:rPr>
          <w:t>top-down</w:t>
        </w:r>
      </w:ins>
      <w:ins w:id="78" w:author="Zzzzzzzz.h" w:date="2026-06-02T16:14:15Z">
        <w:r>
          <w:rPr>
            <w:rFonts w:ascii="宋体" w:hAnsi="宋体" w:eastAsia="宋体" w:cs="宋体"/>
            <w:kern w:val="0"/>
            <w:sz w:val="24"/>
            <w:szCs w:val="24"/>
            <w:lang w:val="en-US" w:eastAsia="zh-CN" w:bidi="ar"/>
          </w:rPr>
          <w:t>质谱数据分析场景，为后续谱图聚类、蛋白质形态鉴定提供可靠支撑。</w:t>
        </w:r>
      </w:ins>
    </w:p>
    <w:p w14:paraId="2E0A55D3">
      <w:pPr>
        <w:keepNext w:val="0"/>
        <w:keepLines w:val="0"/>
        <w:widowControl/>
        <w:suppressLineNumbers w:val="0"/>
        <w:ind w:firstLine="420"/>
        <w:jc w:val="left"/>
        <w:rPr>
          <w:ins w:id="79" w:author="Zzzzzzzz.h" w:date="2026-06-02T16:14:15Z"/>
        </w:rPr>
      </w:pPr>
      <w:ins w:id="80" w:author="Zzzzzzzz.h" w:date="2026-06-02T16:14:15Z">
        <w:r>
          <w:rPr>
            <w:rFonts w:ascii="宋体" w:hAnsi="宋体" w:eastAsia="宋体" w:cs="宋体"/>
            <w:kern w:val="0"/>
            <w:sz w:val="24"/>
            <w:szCs w:val="24"/>
            <w:lang w:val="en-US" w:eastAsia="zh-CN" w:bidi="ar"/>
          </w:rPr>
          <w:t>谱图聚类是</w:t>
        </w:r>
      </w:ins>
      <w:ins w:id="81" w:author="Zzzzzzzz.h" w:date="2026-06-02T16:22:40Z">
        <w:r>
          <w:rPr>
            <w:rFonts w:hint="eastAsia" w:ascii="宋体" w:hAnsi="宋体" w:eastAsia="宋体" w:cs="宋体"/>
            <w:kern w:val="0"/>
            <w:sz w:val="24"/>
            <w:szCs w:val="24"/>
            <w:lang w:val="en-US" w:eastAsia="zh-CN" w:bidi="ar"/>
          </w:rPr>
          <w:t>top-down</w:t>
        </w:r>
      </w:ins>
      <w:ins w:id="82" w:author="Zzzzzzzz.h" w:date="2026-06-02T16:14:15Z">
        <w:r>
          <w:rPr>
            <w:rFonts w:ascii="宋体" w:hAnsi="宋体" w:eastAsia="宋体" w:cs="宋体"/>
            <w:kern w:val="0"/>
            <w:sz w:val="24"/>
            <w:szCs w:val="24"/>
            <w:lang w:val="en-US" w:eastAsia="zh-CN" w:bidi="ar"/>
          </w:rPr>
          <w:t>质谱数据预处理与谱图库优化的核心步骤，其核心作用是将来源于同一蛋白质形态、碎裂模式高度相似的质谱图谱进行归组整合，有效削减谱图库中的冗余数据，同时筛选、生成可信度更高的代表性谱图，为后续蛋白质检索与鉴定奠定基础。在传统聚类分析流程中，普遍采用全量谱图两两比对的分析方式，候选谱图对的数量会随原始谱图数据量的增长呈现平方级扩张趋势。现有大规模质谱谱图聚类相关研究已明确，候选谱图近邻检索的筛选质量，直接决定整体聚类算法的运行效率与分析精度。</w:t>
        </w:r>
      </w:ins>
    </w:p>
    <w:p w14:paraId="77CCCE4A">
      <w:pPr>
        <w:keepNext w:val="0"/>
        <w:keepLines w:val="0"/>
        <w:widowControl/>
        <w:suppressLineNumbers w:val="0"/>
        <w:ind w:firstLine="420"/>
        <w:jc w:val="left"/>
        <w:rPr>
          <w:ins w:id="83" w:author="Zzzzzzzz.h" w:date="2026-06-02T16:14:15Z"/>
        </w:rPr>
      </w:pPr>
      <w:ins w:id="84" w:author="Zzzzzzzz.h" w:date="2026-06-02T16:14:15Z">
        <w:r>
          <w:rPr>
            <w:rFonts w:ascii="宋体" w:hAnsi="宋体" w:eastAsia="宋体" w:cs="宋体"/>
            <w:kern w:val="0"/>
            <w:sz w:val="24"/>
            <w:szCs w:val="24"/>
            <w:lang w:val="en-US" w:eastAsia="zh-CN" w:bidi="ar"/>
          </w:rPr>
          <w:t>在实际实验场景中，当质谱图谱数量达到数万级别时，全量两两比对模式的弊端被进一步放大。海量生成的候选谱图对中，绝大部分图谱对不存在聚类关联，属于无效比对对象。对所有谱图对逐一完成碎片峰相似度计算，会产生大量无效计算量，占用巨额算力资源，大幅降低谱图聚类与数据分析的整体效率。为解决这一问题，规避全量相似度计算的资源浪费，</w:t>
        </w:r>
      </w:ins>
      <w:ins w:id="85" w:author="Zzzzzzzz.h" w:date="2026-06-02T16:14:15Z">
        <w:del w:id="86" w:author="Austin" w:date="2026-06-03T00:32:44Z">
          <w:r>
            <w:rPr>
              <w:rFonts w:ascii="宋体" w:hAnsi="宋体" w:eastAsia="宋体" w:cs="宋体"/>
              <w:kern w:val="0"/>
              <w:sz w:val="24"/>
              <w:szCs w:val="24"/>
              <w:lang w:val="en-US" w:eastAsia="zh-CN" w:bidi="ar"/>
            </w:rPr>
            <w:delText>本文</w:delText>
          </w:r>
        </w:del>
      </w:ins>
      <w:ins w:id="87" w:author="Austin" w:date="2026-06-03T00:32:44Z">
        <w:r>
          <w:rPr>
            <w:rFonts w:hint="eastAsia" w:ascii="宋体" w:hAnsi="宋体" w:cs="宋体"/>
            <w:kern w:val="0"/>
            <w:sz w:val="24"/>
            <w:szCs w:val="24"/>
            <w:lang w:val="en-US" w:eastAsia="zh-CN" w:bidi="ar"/>
          </w:rPr>
          <w:t>本研究</w:t>
        </w:r>
      </w:ins>
      <w:ins w:id="88" w:author="Zzzzzzzz.h" w:date="2026-06-02T16:14:15Z">
        <w:r>
          <w:rPr>
            <w:rFonts w:ascii="宋体" w:hAnsi="宋体" w:eastAsia="宋体" w:cs="宋体"/>
            <w:kern w:val="0"/>
            <w:sz w:val="24"/>
            <w:szCs w:val="24"/>
            <w:lang w:val="en-US" w:eastAsia="zh-CN" w:bidi="ar"/>
          </w:rPr>
          <w:t>优化传统聚类分析流程，将数据库过滤机制引入谱图聚类前端环节，在碎片峰相似度计算之前完成候选谱图对的前置筛选。依托前体质量窗口、电荷状态等核心结构化特征字段压缩候选比对空间，剔除无效谱图对，仅对高关联度的候选图谱对开展相似度计算与聚类分析，以此实现</w:t>
        </w:r>
      </w:ins>
      <w:ins w:id="89" w:author="Zzzzzzzz.h" w:date="2026-06-02T16:22:58Z">
        <w:r>
          <w:rPr>
            <w:rFonts w:hint="eastAsia" w:ascii="宋体" w:hAnsi="宋体" w:eastAsia="宋体" w:cs="宋体"/>
            <w:kern w:val="0"/>
            <w:sz w:val="24"/>
            <w:szCs w:val="24"/>
            <w:lang w:val="en-US" w:eastAsia="zh-CN" w:bidi="ar"/>
          </w:rPr>
          <w:t>top-down</w:t>
        </w:r>
      </w:ins>
      <w:ins w:id="90" w:author="Zzzzzzzz.h" w:date="2026-06-02T16:14:15Z">
        <w:r>
          <w:rPr>
            <w:rFonts w:ascii="宋体" w:hAnsi="宋体" w:eastAsia="宋体" w:cs="宋体"/>
            <w:kern w:val="0"/>
            <w:sz w:val="24"/>
            <w:szCs w:val="24"/>
            <w:lang w:val="en-US" w:eastAsia="zh-CN" w:bidi="ar"/>
          </w:rPr>
          <w:t>质谱谱图聚类效率与整体分析性能的提升。</w:t>
        </w:r>
      </w:ins>
    </w:p>
    <w:p w14:paraId="0A1DDEA8">
      <w:pPr>
        <w:spacing w:before="0" w:after="0" w:line="360" w:lineRule="auto"/>
        <w:ind w:firstLine="420"/>
        <w:jc w:val="both"/>
        <w:rPr>
          <w:ins w:id="91" w:author="Zzzzzzzz.h" w:date="2026-06-02T16:14:13Z"/>
          <w:rFonts w:ascii="Times New Roman" w:hAnsi="Times New Roman" w:eastAsia="宋体"/>
          <w:b w:val="0"/>
          <w:i w:val="0"/>
          <w:color w:val="000000"/>
          <w:sz w:val="24"/>
        </w:rPr>
      </w:pPr>
    </w:p>
    <w:p w14:paraId="46E8C2E9">
      <w:pPr>
        <w:spacing w:before="0" w:after="0" w:line="360" w:lineRule="auto"/>
        <w:ind w:firstLine="420"/>
        <w:jc w:val="both"/>
        <w:rPr>
          <w:del w:id="92" w:author="Zzzzzzzz.h" w:date="2026-06-02T16:14:51Z"/>
        </w:rPr>
      </w:pPr>
      <w:del w:id="93" w:author="Zzzzzzzz.h" w:date="2026-06-02T16:14:51Z">
        <w:r>
          <w:rPr>
            <w:rFonts w:ascii="Times New Roman" w:hAnsi="Times New Roman" w:eastAsia="宋体"/>
            <w:b w:val="0"/>
            <w:i w:val="0"/>
            <w:color w:val="000000"/>
            <w:sz w:val="24"/>
          </w:rPr>
          <w:delText>质谱数据分析是蛋白质组学和生物标志物研究中的关键环节。传统 bottom-up 蛋白质组学通常先把蛋白质酶切为肽段，再根据肽段谱图推断蛋白质信息；这种路线适合大规模鉴定，但会削弱完整蛋白质形态、组合修饰和截短形式之间的对应关系。自上而下质谱直接分析完整蛋白质或较大蛋白片段，更适合研究 proteoform 层面的差异，但谱图峰数多、前体荷电状态复杂，数据管理和相似度计算成本也更高。</w:delText>
        </w:r>
      </w:del>
    </w:p>
    <w:p w14:paraId="76550ABD">
      <w:pPr>
        <w:spacing w:before="0" w:after="0" w:line="360" w:lineRule="auto"/>
        <w:ind w:firstLine="420"/>
        <w:jc w:val="both"/>
        <w:rPr>
          <w:del w:id="94" w:author="Zzzzzzzz.h" w:date="2026-06-02T16:14:51Z"/>
        </w:rPr>
      </w:pPr>
      <w:del w:id="95" w:author="Zzzzzzzz.h" w:date="2026-06-02T16:14:51Z">
        <w:r>
          <w:rPr>
            <w:rFonts w:ascii="Times New Roman" w:hAnsi="Times New Roman" w:eastAsia="宋体"/>
            <w:b w:val="0"/>
            <w:i w:val="0"/>
            <w:color w:val="000000"/>
            <w:sz w:val="24"/>
          </w:rPr>
          <w:delText>TopLib 提出面向自上而下质谱的谱图库构建和检索框架，使用 SQLite 保存谱图、碎片峰、蛋白质鉴定和代表谱图信息，并在 TopCluster 中比较 MASS、BIN 和 DL 等谱图表示方法</w:delText>
        </w:r>
      </w:del>
      <w:del w:id="96" w:author="Zzzzzzzz.h" w:date="2026-06-02T16:14:51Z">
        <w:r>
          <w:rPr>
            <w:rFonts w:ascii="Times New Roman" w:hAnsi="Times New Roman" w:eastAsia="宋体"/>
            <w:b w:val="0"/>
            <w:i w:val="0"/>
            <w:color w:val="000000"/>
            <w:sz w:val="22"/>
            <w:vertAlign w:val="superscript"/>
          </w:rPr>
          <w:delText>[1]</w:delText>
        </w:r>
      </w:del>
      <w:del w:id="97" w:author="Zzzzzzzz.h" w:date="2026-06-02T16:14:51Z">
        <w:r>
          <w:rPr>
            <w:rFonts w:ascii="Times New Roman" w:hAnsi="Times New Roman" w:eastAsia="宋体"/>
            <w:b w:val="0"/>
            <w:i w:val="0"/>
            <w:color w:val="000000"/>
            <w:sz w:val="24"/>
          </w:rPr>
          <w:delText>。这一工作说明，自上而下谱图库并不是单纯保存文件，而是需要把谱图表示、数据库索引、候选检索和聚类评价作为同一条流程来设计。</w:delText>
        </w:r>
      </w:del>
    </w:p>
    <w:p w14:paraId="134A549A">
      <w:pPr>
        <w:spacing w:before="0" w:after="0" w:line="360" w:lineRule="auto"/>
        <w:ind w:firstLine="420"/>
        <w:jc w:val="both"/>
        <w:rPr>
          <w:del w:id="98" w:author="Zzzzzzzz.h" w:date="2026-06-02T16:14:51Z"/>
        </w:rPr>
      </w:pPr>
      <w:del w:id="99" w:author="Zzzzzzzz.h" w:date="2026-06-02T16:14:51Z">
        <w:r>
          <w:rPr>
            <w:rFonts w:ascii="Times New Roman" w:hAnsi="Times New Roman" w:eastAsia="宋体"/>
            <w:b w:val="0"/>
            <w:i w:val="0"/>
            <w:color w:val="000000"/>
            <w:sz w:val="24"/>
          </w:rPr>
          <w:delText>谱图聚类的直接目的，是把来自同一蛋白质形态或高度相似碎裂模式的谱图归入同一组，减少谱图库冗余并生成更可靠的代表谱图。若对所有谱图直接进行两两比较，候选数量会随谱图数平方增长。近年大规模谱图聚类研究也指出，近邻检索质量会明显影响整体聚类效率</w:delText>
        </w:r>
      </w:del>
      <w:del w:id="100" w:author="Zzzzzzzz.h" w:date="2026-06-02T16:14:51Z">
        <w:r>
          <w:rPr>
            <w:rFonts w:ascii="Times New Roman" w:hAnsi="Times New Roman" w:eastAsia="宋体"/>
            <w:b w:val="0"/>
            <w:i w:val="0"/>
            <w:color w:val="000000"/>
            <w:sz w:val="22"/>
            <w:vertAlign w:val="superscript"/>
          </w:rPr>
          <w:delText>[2]</w:delText>
        </w:r>
      </w:del>
      <w:del w:id="101" w:author="Zzzzzzzz.h" w:date="2026-06-02T16:14:51Z">
        <w:r>
          <w:rPr>
            <w:rFonts w:ascii="Times New Roman" w:hAnsi="Times New Roman" w:eastAsia="宋体"/>
            <w:b w:val="0"/>
            <w:i w:val="0"/>
            <w:color w:val="000000"/>
            <w:sz w:val="24"/>
          </w:rPr>
          <w:delText>。</w:delText>
        </w:r>
      </w:del>
    </w:p>
    <w:p w14:paraId="302B1F6D">
      <w:pPr>
        <w:tabs>
          <w:tab w:val="center" w:pos="4195"/>
          <w:tab w:val="right" w:pos="8617"/>
        </w:tabs>
        <w:spacing w:before="120" w:after="120" w:line="312" w:lineRule="auto"/>
        <w:jc w:val="left"/>
        <w:rPr>
          <w:del w:id="102" w:author="Zzzzzzzz.h" w:date="2026-06-02T16:14:51Z"/>
        </w:rPr>
      </w:pPr>
      <w:del w:id="103" w:author="Zzzzzzzz.h" w:date="2026-06-02T16:14:51Z">
        <w:r>
          <w:rPr/>
          <w:tab/>
        </w:r>
      </w:del>
      <m:oMath>
        <m:sSub>
          <m:sSubPr>
            <m:ctrlPr>
              <w:del w:id="104" w:author="Zzzzzzzz.h" w:date="2026-06-02T16:14:51Z">
                <w:rPr/>
              </w:del>
            </m:ctrlPr>
          </m:sSubPr>
          <m:e>
            <w:del w:id="105" w:author="Zzzzzzzz.h" w:date="2026-06-02T16:14:51Z">
              <m:r>
                <m:rPr/>
                <w:rPr/>
                <m:t>N</m:t>
              </m:r>
            </w:del>
            <m:ctrlPr>
              <w:del w:id="106" w:author="Zzzzzzzz.h" w:date="2026-06-02T16:14:51Z">
                <w:rPr/>
              </w:del>
            </m:ctrlPr>
          </m:e>
          <m:sub>
            <w:del w:id="107" w:author="Zzzzzzzz.h" w:date="2026-06-02T16:14:51Z">
              <m:r>
                <m:rPr/>
                <w:rPr/>
                <m:t>pair</m:t>
              </m:r>
            </w:del>
            <m:ctrlPr>
              <w:del w:id="108" w:author="Zzzzzzzz.h" w:date="2026-06-02T16:14:51Z">
                <w:rPr/>
              </w:del>
            </m:ctrlPr>
          </m:sub>
        </m:sSub>
        <w:del w:id="109" w:author="Zzzzzzzz.h" w:date="2026-06-02T16:14:51Z">
          <m:r>
            <m:rPr>
              <m:sty m:val="p"/>
            </m:rPr>
            <w:rPr/>
            <m:t>=</m:t>
          </m:r>
        </w:del>
        <m:d>
          <m:dPr>
            <m:sepChr m:val=""/>
            <m:ctrlPr>
              <w:del w:id="110" w:author="Zzzzzzzz.h" w:date="2026-06-02T16:14:51Z">
                <w:rPr/>
              </w:del>
            </m:ctrlPr>
          </m:dPr>
          <m:e>
            <m:f>
              <m:fPr>
                <m:type m:val="nobar"/>
                <m:ctrlPr>
                  <w:del w:id="111" w:author="Zzzzzzzz.h" w:date="2026-06-02T16:14:51Z">
                    <w:rPr/>
                  </w:del>
                </m:ctrlPr>
              </m:fPr>
              <m:num>
                <w:del w:id="112" w:author="Zzzzzzzz.h" w:date="2026-06-02T16:14:51Z">
                  <m:r>
                    <m:rPr/>
                    <w:rPr/>
                    <m:t>n</m:t>
                  </m:r>
                </w:del>
                <m:ctrlPr>
                  <w:del w:id="113" w:author="Zzzzzzzz.h" w:date="2026-06-02T16:14:51Z">
                    <w:rPr/>
                  </w:del>
                </m:ctrlPr>
              </m:num>
              <m:den>
                <w:del w:id="114" w:author="Zzzzzzzz.h" w:date="2026-06-02T16:14:51Z">
                  <m:r>
                    <m:rPr/>
                    <w:rPr/>
                    <m:t>2</m:t>
                  </m:r>
                </w:del>
                <m:ctrlPr>
                  <w:del w:id="115" w:author="Zzzzzzzz.h" w:date="2026-06-02T16:14:51Z">
                    <w:rPr/>
                  </w:del>
                </m:ctrlPr>
              </m:den>
            </m:f>
            <m:ctrlPr>
              <w:del w:id="116" w:author="Zzzzzzzz.h" w:date="2026-06-02T16:14:51Z">
                <w:rPr/>
              </w:del>
            </m:ctrlPr>
          </m:e>
        </m:d>
        <w:del w:id="117" w:author="Zzzzzzzz.h" w:date="2026-06-02T16:14:51Z">
          <m:r>
            <m:rPr>
              <m:sty m:val="p"/>
            </m:rPr>
            <w:rPr/>
            <m:t>=</m:t>
          </m:r>
        </w:del>
        <m:f>
          <m:fPr>
            <m:ctrlPr>
              <w:del w:id="118" w:author="Zzzzzzzz.h" w:date="2026-06-02T16:14:51Z">
                <w:rPr/>
              </w:del>
            </m:ctrlPr>
          </m:fPr>
          <m:num>
            <w:del w:id="119" w:author="Zzzzzzzz.h" w:date="2026-06-02T16:14:51Z">
              <m:r>
                <m:rPr/>
                <w:rPr/>
                <m:t>n</m:t>
              </m:r>
            </w:del>
            <w:del w:id="120" w:author="Zzzzzzzz.h" w:date="2026-06-02T16:14:51Z">
              <m:r>
                <m:rPr>
                  <m:sty m:val="p"/>
                </m:rPr>
                <w:rPr/>
                <m:t>(</m:t>
              </m:r>
            </w:del>
            <w:del w:id="121" w:author="Zzzzzzzz.h" w:date="2026-06-02T16:14:51Z">
              <m:r>
                <m:rPr/>
                <w:rPr/>
                <m:t>n</m:t>
              </m:r>
            </w:del>
            <w:del w:id="122" w:author="Zzzzzzzz.h" w:date="2026-06-02T16:14:51Z">
              <m:r>
                <m:rPr>
                  <m:sty m:val="p"/>
                </m:rPr>
                <w:rPr/>
                <m:t>−</m:t>
              </m:r>
            </w:del>
            <w:del w:id="123" w:author="Zzzzzzzz.h" w:date="2026-06-02T16:14:51Z">
              <m:r>
                <m:rPr/>
                <w:rPr/>
                <m:t>1</m:t>
              </m:r>
            </w:del>
            <w:del w:id="124" w:author="Zzzzzzzz.h" w:date="2026-06-02T16:14:51Z">
              <m:r>
                <m:rPr>
                  <m:sty m:val="p"/>
                </m:rPr>
                <w:rPr/>
                <m:t>)</m:t>
              </m:r>
            </w:del>
            <m:ctrlPr>
              <w:del w:id="125" w:author="Zzzzzzzz.h" w:date="2026-06-02T16:14:51Z">
                <w:rPr/>
              </w:del>
            </m:ctrlPr>
          </m:num>
          <m:den>
            <w:del w:id="126" w:author="Zzzzzzzz.h" w:date="2026-06-02T16:14:51Z">
              <m:r>
                <m:rPr/>
                <w:rPr/>
                <m:t>2</m:t>
              </m:r>
            </w:del>
            <m:ctrlPr>
              <w:del w:id="127" w:author="Zzzzzzzz.h" w:date="2026-06-02T16:14:51Z">
                <w:rPr/>
              </w:del>
            </m:ctrlPr>
          </m:den>
        </m:f>
      </m:oMath>
      <w:del w:id="128" w:author="Zzzzzzzz.h" w:date="2026-06-02T16:14:51Z">
        <w:r>
          <w:rPr>
            <w:rFonts w:ascii="Times New Roman" w:hAnsi="Times New Roman" w:eastAsia="宋体"/>
            <w:b w:val="0"/>
            <w:i w:val="0"/>
            <w:color w:val="000000"/>
            <w:sz w:val="24"/>
          </w:rPr>
          <w:tab/>
        </w:r>
      </w:del>
      <w:del w:id="129" w:author="Zzzzzzzz.h" w:date="2026-06-02T16:14:51Z">
        <w:r>
          <w:rPr>
            <w:rFonts w:ascii="Times New Roman" w:hAnsi="Times New Roman" w:eastAsia="宋体"/>
            <w:b w:val="0"/>
            <w:i w:val="0"/>
            <w:color w:val="000000"/>
            <w:sz w:val="24"/>
          </w:rPr>
          <w:delText>（1.1）</w:delText>
        </w:r>
      </w:del>
    </w:p>
    <w:p w14:paraId="534169A5">
      <w:pPr>
        <w:spacing w:before="0" w:after="0" w:line="360" w:lineRule="auto"/>
        <w:ind w:firstLine="420"/>
        <w:jc w:val="both"/>
        <w:rPr>
          <w:del w:id="130" w:author="Zzzzzzzz.h" w:date="2026-06-02T16:14:51Z"/>
        </w:rPr>
      </w:pPr>
      <w:del w:id="131" w:author="Zzzzzzzz.h" w:date="2026-06-02T16:14:51Z">
        <w:r>
          <w:rPr>
            <w:rFonts w:ascii="Times New Roman" w:hAnsi="Times New Roman" w:eastAsia="宋体"/>
            <w:b w:val="0"/>
            <w:i w:val="0"/>
            <w:color w:val="000000"/>
            <w:sz w:val="24"/>
          </w:rPr>
          <w:delText>式（1.1）表示 n 条谱图的完整两两比较次数。当 n 达到数万时，绝大多数谱图对并不可能属于同一类，直接计算完整相似度矩阵会把大量时间消耗在无效比较上。因此，本文将数据库过滤放在相似度计算之前，先依据前体质量、荷电状态等结构化字段缩小候选范围，再对候选谱图对计算碎片峰相似度。</w:delText>
        </w:r>
      </w:del>
    </w:p>
    <w:p w14:paraId="60032BD6">
      <w:pPr>
        <w:pStyle w:val="3"/>
        <w:jc w:val="left"/>
        <w:rPr>
          <w:del w:id="132" w:author="Zzzzzzzz.h" w:date="2026-06-02T16:15:07Z"/>
        </w:rPr>
      </w:pPr>
      <w:del w:id="133" w:author="Zzzzzzzz.h" w:date="2026-06-02T16:15:07Z">
        <w:r>
          <w:rPr>
            <w:rFonts w:ascii="Times New Roman" w:hAnsi="Times New Roman" w:eastAsia="黑体"/>
            <w:b/>
            <w:i w:val="0"/>
            <w:color w:val="000000"/>
            <w:sz w:val="24"/>
          </w:rPr>
          <w:delText>1.2 研究意义</w:delText>
        </w:r>
      </w:del>
    </w:p>
    <w:p w14:paraId="433144F1">
      <w:pPr>
        <w:spacing w:before="0" w:after="0" w:line="360" w:lineRule="auto"/>
        <w:ind w:firstLine="420"/>
        <w:jc w:val="both"/>
        <w:rPr>
          <w:del w:id="134" w:author="Zzzzzzzz.h" w:date="2026-06-02T16:15:07Z"/>
        </w:rPr>
      </w:pPr>
      <w:del w:id="135" w:author="Zzzzzzzz.h" w:date="2026-06-02T16:15:07Z">
        <w:r>
          <w:rPr>
            <w:rFonts w:ascii="Times New Roman" w:hAnsi="Times New Roman" w:eastAsia="宋体"/>
            <w:b w:val="0"/>
            <w:i w:val="0"/>
            <w:color w:val="000000"/>
            <w:sz w:val="24"/>
          </w:rPr>
          <w:delText>本文研究的意义首先体现在谱图库的计算效率上。自上而下谱图中的前体质量、荷电状态和高强度碎片峰并不是附属字段，而是判断两条谱图是否值得精细比较的重要依据。谱图平均化与异常峰剔除研究已经表明，代表谱图质量会影响后续鉴定效果</w:delText>
        </w:r>
      </w:del>
      <w:del w:id="136" w:author="Zzzzzzzz.h" w:date="2026-06-02T16:15:07Z">
        <w:r>
          <w:rPr>
            <w:rFonts w:ascii="Times New Roman" w:hAnsi="Times New Roman" w:eastAsia="宋体"/>
            <w:b w:val="0"/>
            <w:i w:val="0"/>
            <w:color w:val="000000"/>
            <w:sz w:val="22"/>
            <w:vertAlign w:val="superscript"/>
          </w:rPr>
          <w:delText>[3]</w:delText>
        </w:r>
      </w:del>
      <w:del w:id="137" w:author="Zzzzzzzz.h" w:date="2026-06-02T16:15:07Z">
        <w:r>
          <w:rPr>
            <w:rFonts w:ascii="Times New Roman" w:hAnsi="Times New Roman" w:eastAsia="宋体"/>
            <w:b w:val="0"/>
            <w:i w:val="0"/>
            <w:color w:val="000000"/>
            <w:sz w:val="24"/>
          </w:rPr>
          <w:delText>；混合谱图库与序列数据库检索策略也说明，谱图库检索和数据库检索之间可以互相补充</w:delText>
        </w:r>
      </w:del>
      <w:del w:id="138" w:author="Zzzzzzzz.h" w:date="2026-06-02T16:15:07Z">
        <w:r>
          <w:rPr>
            <w:rFonts w:ascii="Times New Roman" w:hAnsi="Times New Roman" w:eastAsia="宋体"/>
            <w:b w:val="0"/>
            <w:i w:val="0"/>
            <w:color w:val="000000"/>
            <w:sz w:val="22"/>
            <w:vertAlign w:val="superscript"/>
          </w:rPr>
          <w:delText>[4]</w:delText>
        </w:r>
      </w:del>
      <w:del w:id="139" w:author="Zzzzzzzz.h" w:date="2026-06-02T16:15:07Z">
        <w:r>
          <w:rPr>
            <w:rFonts w:ascii="Times New Roman" w:hAnsi="Times New Roman" w:eastAsia="宋体"/>
            <w:b w:val="0"/>
            <w:i w:val="0"/>
            <w:color w:val="000000"/>
            <w:sz w:val="24"/>
          </w:rPr>
          <w:delText>。</w:delText>
        </w:r>
      </w:del>
    </w:p>
    <w:p w14:paraId="514E9D62">
      <w:pPr>
        <w:spacing w:before="0" w:after="0" w:line="360" w:lineRule="auto"/>
        <w:ind w:firstLine="420"/>
        <w:jc w:val="both"/>
        <w:rPr>
          <w:del w:id="140" w:author="Zzzzzzzz.h" w:date="2026-06-02T16:15:07Z"/>
        </w:rPr>
      </w:pPr>
      <w:del w:id="141" w:author="Zzzzzzzz.h" w:date="2026-06-02T16:15:07Z">
        <w:r>
          <w:rPr>
            <w:rFonts w:ascii="Times New Roman" w:hAnsi="Times New Roman" w:eastAsia="宋体"/>
            <w:b w:val="0"/>
            <w:i w:val="0"/>
            <w:color w:val="000000"/>
            <w:sz w:val="24"/>
          </w:rPr>
          <w:delText>其次，数据库过滤具有较强的可解释性。与直接把谱图输入黑盒模型不同，质量窗口、荷电状态和碎片峰容差都可以对应到仪器误差和去卷积过程，便于根据实验条件调整。DIA 谱图库流程优化研究表明，谱图库构建、候选匹配和检索效率需要协同考虑</w:delText>
        </w:r>
      </w:del>
      <w:del w:id="142" w:author="Zzzzzzzz.h" w:date="2026-06-02T16:15:07Z">
        <w:r>
          <w:rPr>
            <w:rFonts w:ascii="Times New Roman" w:hAnsi="Times New Roman" w:eastAsia="宋体"/>
            <w:b w:val="0"/>
            <w:i w:val="0"/>
            <w:color w:val="000000"/>
            <w:sz w:val="22"/>
            <w:vertAlign w:val="superscript"/>
          </w:rPr>
          <w:delText>[5]</w:delText>
        </w:r>
      </w:del>
      <w:del w:id="143" w:author="Zzzzzzzz.h" w:date="2026-06-02T16:15:07Z">
        <w:r>
          <w:rPr>
            <w:rFonts w:ascii="Times New Roman" w:hAnsi="Times New Roman" w:eastAsia="宋体"/>
            <w:b w:val="0"/>
            <w:i w:val="0"/>
            <w:color w:val="000000"/>
            <w:sz w:val="24"/>
          </w:rPr>
          <w:delText>；开放、可复用的数据组织也被认为是 top-down proteomics 持续发展的基础</w:delText>
        </w:r>
      </w:del>
      <w:del w:id="144" w:author="Zzzzzzzz.h" w:date="2026-06-02T16:15:07Z">
        <w:r>
          <w:rPr>
            <w:rFonts w:ascii="Times New Roman" w:hAnsi="Times New Roman" w:eastAsia="宋体"/>
            <w:b w:val="0"/>
            <w:i w:val="0"/>
            <w:color w:val="000000"/>
            <w:sz w:val="22"/>
            <w:vertAlign w:val="superscript"/>
          </w:rPr>
          <w:delText>[6]</w:delText>
        </w:r>
      </w:del>
      <w:del w:id="145" w:author="Zzzzzzzz.h" w:date="2026-06-02T16:15:07Z">
        <w:r>
          <w:rPr>
            <w:rFonts w:ascii="Times New Roman" w:hAnsi="Times New Roman" w:eastAsia="宋体"/>
            <w:b w:val="0"/>
            <w:i w:val="0"/>
            <w:color w:val="000000"/>
            <w:sz w:val="24"/>
          </w:rPr>
          <w:delText>。因此，围绕数据库过滤设计谱图聚类算法，既有算法意义，也有工程应用价值。</w:delText>
        </w:r>
      </w:del>
    </w:p>
    <w:p w14:paraId="408ECF9F">
      <w:pPr>
        <w:pStyle w:val="3"/>
        <w:jc w:val="left"/>
      </w:pPr>
      <w:r>
        <w:rPr>
          <w:rFonts w:ascii="Times New Roman" w:hAnsi="Times New Roman" w:eastAsia="黑体"/>
          <w:b/>
          <w:i w:val="0"/>
          <w:color w:val="000000"/>
          <w:sz w:val="24"/>
        </w:rPr>
        <w:t>1.</w:t>
      </w:r>
      <w:del w:id="146" w:author="Zzzzzzzz.h" w:date="2026-06-02T16:15:09Z">
        <w:r>
          <w:rPr>
            <w:rFonts w:hint="default" w:ascii="Times New Roman" w:hAnsi="Times New Roman" w:eastAsia="黑体"/>
            <w:b/>
            <w:i w:val="0"/>
            <w:color w:val="000000"/>
            <w:sz w:val="24"/>
            <w:lang w:val="en-US"/>
          </w:rPr>
          <w:delText>3</w:delText>
        </w:r>
      </w:del>
      <w:ins w:id="147" w:author="Zzzzzzzz.h" w:date="2026-06-02T16:15:09Z">
        <w:r>
          <w:rPr>
            <w:rFonts w:hint="eastAsia" w:ascii="Times New Roman" w:hAnsi="Times New Roman"/>
            <w:b/>
            <w:i w:val="0"/>
            <w:color w:val="000000"/>
            <w:sz w:val="24"/>
            <w:lang w:val="en-US" w:eastAsia="zh-CN"/>
          </w:rPr>
          <w:t>2</w:t>
        </w:r>
      </w:ins>
      <w:r>
        <w:rPr>
          <w:rFonts w:ascii="Times New Roman" w:hAnsi="Times New Roman" w:eastAsia="黑体"/>
          <w:b/>
          <w:i w:val="0"/>
          <w:color w:val="000000"/>
          <w:sz w:val="24"/>
        </w:rPr>
        <w:t xml:space="preserve"> 国内外研究现状</w:t>
      </w:r>
    </w:p>
    <w:p w14:paraId="5A84E5E0">
      <w:pPr>
        <w:widowControl/>
        <w:spacing w:before="0" w:after="0" w:line="240" w:lineRule="auto"/>
        <w:ind w:firstLine="420"/>
        <w:jc w:val="left"/>
        <w:pPrChange w:id="148" w:author="Zzzzzzzz.h" w:date="2026-06-02T16:29:49Z">
          <w:pPr>
            <w:spacing w:before="0" w:after="0" w:line="360" w:lineRule="auto"/>
            <w:ind w:firstLine="420"/>
            <w:jc w:val="both"/>
          </w:pPr>
        </w:pPrChange>
      </w:pPr>
      <w:ins w:id="149" w:author="Zzzzzzzz.h" w:date="2026-06-02T16:27:33Z">
        <w:r>
          <w:rPr>
            <w:rFonts w:ascii="宋体" w:hAnsi="宋体" w:eastAsia="宋体" w:cs="宋体"/>
            <w:kern w:val="0"/>
            <w:sz w:val="24"/>
            <w:szCs w:val="24"/>
            <w:lang w:val="en-US" w:eastAsia="zh-CN" w:bidi="ar"/>
          </w:rPr>
          <w:t>近五年来，top-down蛋白质组学的技术体系与工具链持续迭代完善，逐步形成了标准化、模块化、场景化的数据分析体系，为蛋白质形态的深度解析提供了坚实支撑。在技术应用与工具开发层面，Kaulich与Tholey系统梳理了top-down蛋白质组学的适用研究场景，明确指出蛋白质变体的精准分析高度依赖完整蛋白分子信息的保留，进一步凸显了top-down质谱技术相较于传统bottom-up酶切分析的独特优势</w:t>
        </w:r>
      </w:ins>
      <w:del w:id="150" w:author="Zzzzzzzz.h" w:date="2026-06-02T16:27:33Z">
        <w:r>
          <w:rPr>
            <w:rFonts w:ascii="Times New Roman" w:hAnsi="Times New Roman" w:eastAsia="宋体"/>
            <w:b w:val="0"/>
            <w:i w:val="0"/>
            <w:color w:val="000000"/>
            <w:sz w:val="24"/>
          </w:rPr>
          <w:delText>近五年，自上而下蛋白质组学工具链不断完善。Kaulich 和 Tholey 总结了 top-down proteomics 的适用场景，强调 proteoform 层面分析需要保留完整分子信息</w:delText>
        </w:r>
      </w:del>
      <w:r>
        <w:rPr>
          <w:rFonts w:ascii="Times New Roman" w:hAnsi="Times New Roman" w:eastAsia="宋体"/>
          <w:b w:val="0"/>
          <w:i w:val="0"/>
          <w:color w:val="000000"/>
          <w:sz w:val="22"/>
          <w:vertAlign w:val="superscript"/>
        </w:rPr>
        <w:t>[7]</w:t>
      </w:r>
      <w:r>
        <w:rPr>
          <w:rFonts w:ascii="Times New Roman" w:hAnsi="Times New Roman" w:eastAsia="宋体"/>
          <w:b w:val="0"/>
          <w:i w:val="0"/>
          <w:color w:val="000000"/>
          <w:sz w:val="24"/>
        </w:rPr>
        <w:t>。</w:t>
      </w:r>
      <w:ins w:id="151" w:author="Zzzzzzzz.h" w:date="2026-06-02T16:28:10Z">
        <w:r>
          <w:rPr>
            <w:rFonts w:ascii="宋体" w:hAnsi="宋体" w:eastAsia="宋体" w:cs="宋体"/>
            <w:kern w:val="0"/>
            <w:sz w:val="24"/>
            <w:szCs w:val="24"/>
            <w:lang w:val="en-US" w:eastAsia="zh-CN" w:bidi="ar"/>
          </w:rPr>
          <w:t>TopDownApp模块化分析与可视化平台的开发落地，也直观体现了当前领域内对开源、通用、一体化数据分析工具链的迫切需求</w:t>
        </w:r>
      </w:ins>
      <w:del w:id="152" w:author="Zzzzzzzz.h" w:date="2026-06-02T16:28:10Z">
        <w:r>
          <w:rPr>
            <w:rFonts w:ascii="Times New Roman" w:hAnsi="Times New Roman" w:eastAsia="宋体"/>
            <w:b w:val="0"/>
            <w:i w:val="0"/>
            <w:color w:val="000000"/>
            <w:sz w:val="24"/>
          </w:rPr>
          <w:delText>TopDownApp 提供了模块化分析和可视化平台，反映出该领域对开放工具链的需求</w:delText>
        </w:r>
      </w:del>
      <w:r>
        <w:rPr>
          <w:rFonts w:ascii="Times New Roman" w:hAnsi="Times New Roman" w:eastAsia="宋体"/>
          <w:b w:val="0"/>
          <w:i w:val="0"/>
          <w:color w:val="000000"/>
          <w:sz w:val="22"/>
          <w:vertAlign w:val="superscript"/>
        </w:rPr>
        <w:t>[8]</w:t>
      </w:r>
      <w:r>
        <w:rPr>
          <w:rFonts w:ascii="Times New Roman" w:hAnsi="Times New Roman" w:eastAsia="宋体"/>
          <w:b w:val="0"/>
          <w:i w:val="0"/>
          <w:color w:val="000000"/>
          <w:sz w:val="24"/>
        </w:rPr>
        <w:t>。</w:t>
      </w:r>
      <w:ins w:id="153" w:author="Zzzzzzzz.h" w:date="2026-06-02T16:28:46Z">
        <w:r>
          <w:rPr>
            <w:rFonts w:ascii="宋体" w:hAnsi="宋体" w:eastAsia="宋体" w:cs="宋体"/>
            <w:kern w:val="0"/>
            <w:sz w:val="24"/>
            <w:szCs w:val="24"/>
            <w:lang w:val="en-US" w:eastAsia="zh-CN" w:bidi="ar"/>
          </w:rPr>
          <w:t>与此同时，诸多研究开始聚焦数据分析全流程的质量把控，有研究指出，前体信号去卷积产生的误差会直接干扰错误发现率的估算结果，这意味着谱图预处理阶段的质量控制是保障后续分析精度的关键环节，不可忽视</w:t>
        </w:r>
      </w:ins>
      <w:del w:id="154" w:author="Zzzzzzzz.h" w:date="2026-06-02T16:28:46Z">
        <w:r>
          <w:rPr>
            <w:rFonts w:ascii="Times New Roman" w:hAnsi="Times New Roman" w:eastAsia="宋体"/>
            <w:b w:val="0"/>
            <w:i w:val="0"/>
            <w:color w:val="000000"/>
            <w:sz w:val="24"/>
          </w:rPr>
          <w:delText>前体去卷积误差会影响 FDR 估计，因此预处理质量控制不能被忽略</w:delText>
        </w:r>
      </w:del>
      <w:r>
        <w:rPr>
          <w:rFonts w:ascii="Times New Roman" w:hAnsi="Times New Roman" w:eastAsia="宋体"/>
          <w:b w:val="0"/>
          <w:i w:val="0"/>
          <w:color w:val="000000"/>
          <w:sz w:val="22"/>
          <w:vertAlign w:val="superscript"/>
        </w:rPr>
        <w:t>[9]</w:t>
      </w:r>
      <w:r>
        <w:rPr>
          <w:rFonts w:ascii="Times New Roman" w:hAnsi="Times New Roman" w:eastAsia="宋体"/>
          <w:b w:val="0"/>
          <w:i w:val="0"/>
          <w:color w:val="000000"/>
          <w:sz w:val="24"/>
        </w:rPr>
        <w:t>。</w:t>
      </w:r>
      <w:ins w:id="155" w:author="Zzzzzzzz.h" w:date="2026-06-02T16:29:16Z">
        <w:r>
          <w:rPr>
            <w:rFonts w:ascii="宋体" w:hAnsi="宋体" w:eastAsia="宋体" w:cs="宋体"/>
            <w:kern w:val="0"/>
            <w:sz w:val="24"/>
            <w:szCs w:val="24"/>
            <w:lang w:val="en-US" w:eastAsia="zh-CN" w:bidi="ar"/>
          </w:rPr>
          <w:t>除数据处理工具外，质谱采集策略的优化也成为提升分析效果的重要方向，FLASHIda技术通过智能化质谱采集方案优化，有效提升了蛋白质形态的鉴定规模与数量，证实了采集策略的革新能够从源头改善谱图库的数据质量与丰富度</w:t>
        </w:r>
      </w:ins>
      <w:del w:id="156" w:author="Zzzzzzzz.h" w:date="2026-06-02T16:29:16Z">
        <w:r>
          <w:rPr>
            <w:rFonts w:ascii="Times New Roman" w:hAnsi="Times New Roman" w:eastAsia="宋体"/>
            <w:b w:val="0"/>
            <w:i w:val="0"/>
            <w:color w:val="000000"/>
            <w:sz w:val="24"/>
          </w:rPr>
          <w:delText>FLASHIda 通过智能采集提高 proteoform 鉴定数量，说明采集策略也会改变谱图库质量</w:delText>
        </w:r>
      </w:del>
      <w:r>
        <w:rPr>
          <w:rFonts w:ascii="Times New Roman" w:hAnsi="Times New Roman" w:eastAsia="宋体"/>
          <w:b w:val="0"/>
          <w:i w:val="0"/>
          <w:color w:val="000000"/>
          <w:sz w:val="22"/>
          <w:vertAlign w:val="superscript"/>
        </w:rPr>
        <w:t>[10]</w:t>
      </w:r>
      <w:r>
        <w:rPr>
          <w:rFonts w:ascii="Times New Roman" w:hAnsi="Times New Roman" w:eastAsia="宋体"/>
          <w:b w:val="0"/>
          <w:i w:val="0"/>
          <w:color w:val="000000"/>
          <w:sz w:val="24"/>
        </w:rPr>
        <w:t>。</w:t>
      </w:r>
      <w:ins w:id="157" w:author="Zzzzzzzz.h" w:date="2026-06-02T16:29:35Z">
        <w:r>
          <w:rPr>
            <w:rFonts w:ascii="宋体" w:hAnsi="宋体" w:eastAsia="宋体" w:cs="宋体"/>
            <w:kern w:val="0"/>
            <w:sz w:val="24"/>
            <w:szCs w:val="24"/>
            <w:lang w:val="en-US" w:eastAsia="zh-CN" w:bidi="ar"/>
          </w:rPr>
          <w:t>外，深度小鼠脑谱图库的构建与应用研究表明，面向特定组织、特定疾病模型的专用谱图库，能够大幅提升靶向性蛋白质组学分析的精准度，为场景化数据分析提供了新的研究思路</w:t>
        </w:r>
      </w:ins>
      <w:del w:id="158" w:author="Zzzzzzzz.h" w:date="2026-06-02T16:29:35Z">
        <w:r>
          <w:rPr>
            <w:rFonts w:ascii="Times New Roman" w:hAnsi="Times New Roman" w:eastAsia="宋体"/>
            <w:b w:val="0"/>
            <w:i w:val="0"/>
            <w:color w:val="000000"/>
            <w:sz w:val="24"/>
          </w:rPr>
          <w:delText>深度小鼠脑谱图库的构建研究进一步说明，专用谱图库可以服务于特定组织和疾病模型分析</w:delText>
        </w:r>
      </w:del>
      <w:r>
        <w:rPr>
          <w:rFonts w:ascii="Times New Roman" w:hAnsi="Times New Roman" w:eastAsia="宋体"/>
          <w:b w:val="0"/>
          <w:i w:val="0"/>
          <w:color w:val="000000"/>
          <w:sz w:val="22"/>
          <w:vertAlign w:val="superscript"/>
        </w:rPr>
        <w:t>[11]</w:t>
      </w:r>
      <w:r>
        <w:rPr>
          <w:rFonts w:ascii="Times New Roman" w:hAnsi="Times New Roman" w:eastAsia="宋体"/>
          <w:b w:val="0"/>
          <w:i w:val="0"/>
          <w:color w:val="000000"/>
          <w:sz w:val="24"/>
        </w:rPr>
        <w:t>。</w:t>
      </w:r>
    </w:p>
    <w:p w14:paraId="1DE8FF58">
      <w:pPr>
        <w:widowControl/>
        <w:spacing w:before="0" w:after="0" w:line="240" w:lineRule="auto"/>
        <w:ind w:firstLine="420"/>
        <w:jc w:val="left"/>
        <w:pPrChange w:id="159" w:author="Zzzzzzzz.h" w:date="2026-06-02T16:33:00Z">
          <w:pPr>
            <w:spacing w:before="0" w:after="0" w:line="360" w:lineRule="auto"/>
            <w:ind w:firstLine="420"/>
            <w:jc w:val="both"/>
          </w:pPr>
        </w:pPrChange>
      </w:pPr>
      <w:ins w:id="160" w:author="Zzzzzzzz.h" w:date="2026-06-02T16:30:12Z">
        <w:r>
          <w:rPr>
            <w:rFonts w:ascii="宋体" w:hAnsi="宋体" w:eastAsia="宋体" w:cs="宋体"/>
            <w:kern w:val="0"/>
            <w:sz w:val="24"/>
            <w:szCs w:val="24"/>
            <w:lang w:val="en-US" w:eastAsia="zh-CN" w:bidi="ar"/>
          </w:rPr>
          <w:t>在谱图相似度计算与聚类分析领域，相关研究的技术重心逐步从单一距离度量算法，转向适配复杂质谱数据的高鲁棒性、高精度谱图表征与匹配方法。针对质谱异构体区分难题，高维共识谱图相似度算法通过优化多维特征融合策略，显著提升了相似质谱异构体的识别与区分能力</w:t>
        </w:r>
      </w:ins>
      <w:del w:id="161" w:author="Zzzzzzzz.h" w:date="2026-06-02T16:30:12Z">
        <w:r>
          <w:rPr>
            <w:rFonts w:ascii="Times New Roman" w:hAnsi="Times New Roman" w:eastAsia="宋体"/>
            <w:b w:val="0"/>
            <w:i w:val="0"/>
            <w:color w:val="000000"/>
            <w:sz w:val="24"/>
          </w:rPr>
          <w:delText>在谱图相似度和聚类方面，研究重点逐渐从单一距离函数转向面向复杂谱图的稳健表示。高维共识谱图相似度算法可提高质谱异构体区分能力</w:delText>
        </w:r>
      </w:del>
      <w:r>
        <w:rPr>
          <w:rFonts w:ascii="Times New Roman" w:hAnsi="Times New Roman" w:eastAsia="宋体"/>
          <w:b w:val="0"/>
          <w:i w:val="0"/>
          <w:color w:val="000000"/>
          <w:sz w:val="22"/>
          <w:vertAlign w:val="superscript"/>
        </w:rPr>
        <w:t>[12]</w:t>
      </w:r>
      <w:r>
        <w:rPr>
          <w:rFonts w:ascii="Times New Roman" w:hAnsi="Times New Roman" w:eastAsia="宋体"/>
          <w:b w:val="0"/>
          <w:i w:val="0"/>
          <w:color w:val="000000"/>
          <w:sz w:val="24"/>
        </w:rPr>
        <w:t>；</w:t>
      </w:r>
      <w:ins w:id="162" w:author="Zzzzzzzz.h" w:date="2026-06-02T16:30:36Z">
        <w:r>
          <w:rPr>
            <w:rFonts w:ascii="宋体" w:hAnsi="宋体" w:eastAsia="宋体" w:cs="宋体"/>
            <w:kern w:val="0"/>
            <w:sz w:val="24"/>
            <w:szCs w:val="24"/>
            <w:lang w:val="en-US" w:eastAsia="zh-CN" w:bidi="ar"/>
          </w:rPr>
          <w:t>面向大规模质谱数据处理场景，双向层次聚类算法被应用于海量质谱峰的精准匹配与归组，有效适配了大数据量的分析需求</w:t>
        </w:r>
      </w:ins>
      <w:del w:id="163" w:author="Zzzzzzzz.h" w:date="2026-06-02T16:30:36Z">
        <w:r>
          <w:rPr>
            <w:rFonts w:ascii="Times New Roman" w:hAnsi="Times New Roman" w:eastAsia="宋体"/>
            <w:b w:val="0"/>
            <w:i w:val="0"/>
            <w:color w:val="000000"/>
            <w:sz w:val="24"/>
          </w:rPr>
          <w:delText>双向层次聚类被用于大规模质谱峰匹配</w:delText>
        </w:r>
      </w:del>
      <w:r>
        <w:rPr>
          <w:rFonts w:ascii="Times New Roman" w:hAnsi="Times New Roman" w:eastAsia="宋体"/>
          <w:b w:val="0"/>
          <w:i w:val="0"/>
          <w:color w:val="000000"/>
          <w:sz w:val="22"/>
          <w:vertAlign w:val="superscript"/>
        </w:rPr>
        <w:t>[13]</w:t>
      </w:r>
      <w:r>
        <w:rPr>
          <w:rFonts w:ascii="Times New Roman" w:hAnsi="Times New Roman" w:eastAsia="宋体"/>
          <w:b w:val="0"/>
          <w:i w:val="0"/>
          <w:color w:val="000000"/>
          <w:sz w:val="24"/>
        </w:rPr>
        <w:t>；</w:t>
      </w:r>
      <w:ins w:id="164" w:author="Zzzzzzzz.h" w:date="2026-06-02T16:30:49Z">
        <w:r>
          <w:rPr>
            <w:rFonts w:ascii="宋体" w:hAnsi="宋体" w:eastAsia="宋体" w:cs="宋体"/>
            <w:kern w:val="0"/>
            <w:sz w:val="24"/>
            <w:szCs w:val="24"/>
            <w:lang w:val="en-US" w:eastAsia="zh-CN" w:bidi="ar"/>
          </w:rPr>
          <w:t>在微生物鉴定等细分领域，基于谱间距离的MALDI-TOF质谱分析方法，可精准区分特征高度相近的微生物质谱图谱，验证了相似度聚类算法的场景适配性</w:t>
        </w:r>
      </w:ins>
      <w:del w:id="165" w:author="Zzzzzzzz.h" w:date="2026-06-02T16:30:49Z">
        <w:r>
          <w:rPr>
            <w:rFonts w:ascii="Times New Roman" w:hAnsi="Times New Roman" w:eastAsia="宋体"/>
            <w:b w:val="0"/>
            <w:i w:val="0"/>
            <w:color w:val="000000"/>
            <w:sz w:val="24"/>
          </w:rPr>
          <w:delText>基于谱间距离的 MALDI-TOF 方法可区分相近微生物谱图</w:delText>
        </w:r>
      </w:del>
      <w:r>
        <w:rPr>
          <w:rFonts w:ascii="Times New Roman" w:hAnsi="Times New Roman" w:eastAsia="宋体"/>
          <w:b w:val="0"/>
          <w:i w:val="0"/>
          <w:color w:val="000000"/>
          <w:sz w:val="22"/>
          <w:vertAlign w:val="superscript"/>
        </w:rPr>
        <w:t>[14]</w:t>
      </w:r>
      <w:r>
        <w:rPr>
          <w:rFonts w:ascii="Times New Roman" w:hAnsi="Times New Roman" w:eastAsia="宋体"/>
          <w:b w:val="0"/>
          <w:i w:val="0"/>
          <w:color w:val="000000"/>
          <w:sz w:val="24"/>
        </w:rPr>
        <w:t>。</w:t>
      </w:r>
      <w:ins w:id="166" w:author="Zzzzzzzz.h" w:date="2026-06-02T16:31:22Z">
        <w:r>
          <w:rPr>
            <w:rFonts w:ascii="宋体" w:hAnsi="宋体" w:eastAsia="宋体" w:cs="宋体"/>
            <w:kern w:val="0"/>
            <w:sz w:val="24"/>
            <w:szCs w:val="24"/>
            <w:lang w:val="en-US" w:eastAsia="zh-CN" w:bidi="ar"/>
          </w:rPr>
          <w:t>数据库架构对谱图检索的支撑作用也受到广泛关注，美国国家标准与技术研究院（NIST）研发的质谱检索程序，通过搭建可检索的结构化色谱数据库，充分证实了标准化、结构化数据库是高效谱图检索与匹配的核心基础</w:t>
        </w:r>
      </w:ins>
      <w:del w:id="167" w:author="Zzzzzzzz.h" w:date="2026-06-02T16:31:22Z">
        <w:r>
          <w:rPr>
            <w:rFonts w:ascii="Times New Roman" w:hAnsi="Times New Roman" w:eastAsia="宋体"/>
            <w:b w:val="0"/>
            <w:i w:val="0"/>
            <w:color w:val="000000"/>
            <w:sz w:val="24"/>
          </w:rPr>
          <w:delText>NIST 质量谱检索程序中的可搜索色谱数据库建设说明，谱图检索需要结构化数据库支撑</w:delText>
        </w:r>
      </w:del>
      <w:r>
        <w:rPr>
          <w:rFonts w:ascii="Times New Roman" w:hAnsi="Times New Roman" w:eastAsia="宋体"/>
          <w:b w:val="0"/>
          <w:i w:val="0"/>
          <w:color w:val="000000"/>
          <w:sz w:val="22"/>
          <w:vertAlign w:val="superscript"/>
        </w:rPr>
        <w:t>[15]</w:t>
      </w:r>
      <w:r>
        <w:rPr>
          <w:rFonts w:ascii="Times New Roman" w:hAnsi="Times New Roman" w:eastAsia="宋体"/>
          <w:b w:val="0"/>
          <w:i w:val="0"/>
          <w:color w:val="000000"/>
          <w:sz w:val="24"/>
        </w:rPr>
        <w:t>。</w:t>
      </w:r>
      <w:ins w:id="168" w:author="Zzzzzzzz.h" w:date="2026-06-02T16:32:09Z">
        <w:r>
          <w:rPr>
            <w:rFonts w:ascii="宋体" w:hAnsi="宋体" w:eastAsia="宋体" w:cs="宋体"/>
            <w:kern w:val="0"/>
            <w:sz w:val="24"/>
            <w:szCs w:val="24"/>
            <w:lang w:val="en-US" w:eastAsia="zh-CN" w:bidi="ar"/>
          </w:rPr>
          <w:t>在多组学融合分析中，UMAP与K-Means的组合聚类策略被广泛应用于质谱成像数据的智能分区</w:t>
        </w:r>
      </w:ins>
      <w:del w:id="169" w:author="Zzzzzzzz.h" w:date="2026-06-02T16:32:09Z">
        <w:r>
          <w:rPr>
            <w:rFonts w:ascii="Times New Roman" w:hAnsi="Times New Roman" w:eastAsia="宋体"/>
            <w:b w:val="0"/>
            <w:i w:val="0"/>
            <w:color w:val="000000"/>
            <w:sz w:val="24"/>
          </w:rPr>
          <w:delText>质谱成像数据中 UMAP 与 K-Means 的组合常用于数据分区</w:delText>
        </w:r>
      </w:del>
      <w:r>
        <w:rPr>
          <w:rFonts w:ascii="Times New Roman" w:hAnsi="Times New Roman" w:eastAsia="宋体"/>
          <w:b w:val="0"/>
          <w:i w:val="0"/>
          <w:color w:val="000000"/>
          <w:sz w:val="22"/>
          <w:vertAlign w:val="superscript"/>
        </w:rPr>
        <w:t>[16]</w:t>
      </w:r>
      <w:r>
        <w:rPr>
          <w:rFonts w:ascii="Times New Roman" w:hAnsi="Times New Roman" w:eastAsia="宋体"/>
          <w:b w:val="0"/>
          <w:i w:val="0"/>
          <w:color w:val="000000"/>
          <w:sz w:val="24"/>
        </w:rPr>
        <w:t>，</w:t>
      </w:r>
      <w:ins w:id="170" w:author="Zzzzzzzz.h" w:date="2026-06-02T16:32:22Z">
        <w:r>
          <w:rPr>
            <w:rFonts w:ascii="宋体" w:hAnsi="宋体" w:eastAsia="宋体" w:cs="宋体"/>
            <w:kern w:val="0"/>
            <w:sz w:val="24"/>
            <w:szCs w:val="24"/>
            <w:lang w:val="en-US" w:eastAsia="zh-CN" w:bidi="ar"/>
          </w:rPr>
          <w:t>同时聚类算法也可实现生物组织区域的自动化精准分割</w:t>
        </w:r>
      </w:ins>
      <w:del w:id="171" w:author="Zzzzzzzz.h" w:date="2026-06-02T16:32:22Z">
        <w:r>
          <w:rPr>
            <w:rFonts w:ascii="Times New Roman" w:hAnsi="Times New Roman" w:eastAsia="宋体"/>
            <w:b w:val="0"/>
            <w:i w:val="0"/>
            <w:color w:val="000000"/>
            <w:sz w:val="24"/>
          </w:rPr>
          <w:delText>聚类策略也被用于组织区域自动分割</w:delText>
        </w:r>
      </w:del>
      <w:r>
        <w:rPr>
          <w:rFonts w:ascii="Times New Roman" w:hAnsi="Times New Roman" w:eastAsia="宋体"/>
          <w:b w:val="0"/>
          <w:i w:val="0"/>
          <w:color w:val="000000"/>
          <w:sz w:val="22"/>
          <w:vertAlign w:val="superscript"/>
        </w:rPr>
        <w:t>[17]</w:t>
      </w:r>
      <w:r>
        <w:rPr>
          <w:rFonts w:ascii="Times New Roman" w:hAnsi="Times New Roman" w:eastAsia="宋体"/>
          <w:b w:val="0"/>
          <w:i w:val="0"/>
          <w:color w:val="000000"/>
          <w:sz w:val="24"/>
        </w:rPr>
        <w:t>。</w:t>
      </w:r>
      <w:ins w:id="172" w:author="Zzzzzzzz.h" w:date="2026-06-02T16:32:34Z">
        <w:r>
          <w:rPr>
            <w:rFonts w:ascii="宋体" w:hAnsi="宋体" w:eastAsia="宋体" w:cs="宋体"/>
            <w:kern w:val="0"/>
            <w:sz w:val="24"/>
            <w:szCs w:val="24"/>
            <w:lang w:val="en-US" w:eastAsia="zh-CN" w:bidi="ar"/>
          </w:rPr>
          <w:t>另有位点特异性聚类相关研究证明，谱图聚类分析不再局限于单一质谱数据维度，可与空间、时间生物学信息深度融合，进一步拓展了谱图聚类技术的应用边界</w:t>
        </w:r>
      </w:ins>
      <w:del w:id="173" w:author="Zzzzzzzz.h" w:date="2026-06-02T16:32:34Z">
        <w:r>
          <w:rPr>
            <w:rFonts w:ascii="Times New Roman" w:hAnsi="Times New Roman" w:eastAsia="宋体"/>
            <w:b w:val="0"/>
            <w:i w:val="0"/>
            <w:color w:val="000000"/>
            <w:sz w:val="24"/>
          </w:rPr>
          <w:delText>位点特异性聚类研究表明，谱图聚类还可以与空间和时间信息结合</w:delText>
        </w:r>
      </w:del>
      <w:r>
        <w:rPr>
          <w:rFonts w:ascii="Times New Roman" w:hAnsi="Times New Roman" w:eastAsia="宋体"/>
          <w:b w:val="0"/>
          <w:i w:val="0"/>
          <w:color w:val="000000"/>
          <w:sz w:val="22"/>
          <w:vertAlign w:val="superscript"/>
        </w:rPr>
        <w:t>[18]</w:t>
      </w:r>
      <w:r>
        <w:rPr>
          <w:rFonts w:ascii="Times New Roman" w:hAnsi="Times New Roman" w:eastAsia="宋体"/>
          <w:b w:val="0"/>
          <w:i w:val="0"/>
          <w:color w:val="000000"/>
          <w:sz w:val="24"/>
        </w:rPr>
        <w:t>。</w:t>
      </w:r>
    </w:p>
    <w:p w14:paraId="2C4FC385">
      <w:pPr>
        <w:widowControl/>
        <w:spacing w:before="0" w:after="0" w:line="240" w:lineRule="auto"/>
        <w:ind w:firstLine="0"/>
        <w:jc w:val="left"/>
        <w:pPrChange w:id="174" w:author="Zzzzzzzz.h" w:date="2026-06-02T16:34:36Z">
          <w:pPr>
            <w:spacing w:before="0" w:after="0" w:line="360" w:lineRule="auto"/>
            <w:ind w:firstLine="420"/>
            <w:jc w:val="both"/>
          </w:pPr>
        </w:pPrChange>
      </w:pPr>
      <w:ins w:id="175" w:author="Zzzzzzzz.h" w:date="2026-06-02T16:32:49Z">
        <w:r>
          <w:rPr>
            <w:rFonts w:ascii="宋体" w:hAnsi="宋体" w:eastAsia="宋体" w:cs="宋体"/>
            <w:kern w:val="0"/>
            <w:sz w:val="24"/>
            <w:szCs w:val="24"/>
            <w:lang w:val="en-US" w:eastAsia="zh-CN" w:bidi="ar"/>
          </w:rPr>
          <w:t>谱图质量评价、信号解卷积与谱图库检索技术的协同发展，为本研究的候选谱图过滤机制构建了完备的技术理论体系。现有质谱数据质量相关综述研究表明，除软件内置评分指标外，诸多隐性谱图质量特征会直接影响蛋白质组学鉴定结果的可信度，为谱图预处理质量把控提供了理论依据</w:t>
        </w:r>
      </w:ins>
      <w:del w:id="176" w:author="Zzzzzzzz.h" w:date="2026-06-02T16:32:49Z">
        <w:r>
          <w:rPr>
            <w:rFonts w:ascii="Times New Roman" w:hAnsi="Times New Roman" w:eastAsia="宋体"/>
            <w:b w:val="0"/>
            <w:i w:val="0"/>
            <w:color w:val="000000"/>
            <w:sz w:val="24"/>
          </w:rPr>
          <w:delText>谱图质量评价、解卷积和谱图库检索共同构成候选过滤的技术背景。谱图质量综述指出，软件得分以外的质量因素会影响蛋白质组学结果可信度</w:delText>
        </w:r>
      </w:del>
      <w:r>
        <w:rPr>
          <w:rFonts w:ascii="Times New Roman" w:hAnsi="Times New Roman" w:eastAsia="宋体"/>
          <w:b w:val="0"/>
          <w:i w:val="0"/>
          <w:color w:val="000000"/>
          <w:sz w:val="22"/>
          <w:vertAlign w:val="superscript"/>
        </w:rPr>
        <w:t>[19]</w:t>
      </w:r>
      <w:r>
        <w:rPr>
          <w:rFonts w:ascii="Times New Roman" w:hAnsi="Times New Roman" w:eastAsia="宋体"/>
          <w:b w:val="0"/>
          <w:i w:val="0"/>
          <w:color w:val="000000"/>
          <w:sz w:val="24"/>
        </w:rPr>
        <w:t>。</w:t>
      </w:r>
      <w:ins w:id="177" w:author="Zzzzzzzz.h" w:date="2026-06-02T16:33:16Z">
        <w:r>
          <w:rPr>
            <w:rFonts w:ascii="宋体" w:hAnsi="宋体" w:eastAsia="宋体" w:cs="宋体"/>
            <w:kern w:val="0"/>
            <w:sz w:val="24"/>
            <w:szCs w:val="24"/>
            <w:lang w:val="en-US" w:eastAsia="zh-CN" w:bidi="ar"/>
          </w:rPr>
          <w:t>在谱图信号处理层面，小分子谱图解卷积相关研究证实，结构复杂、峰型重叠的质谱图谱，需在匹配检索前完成信号拆解与降噪优化，才能保障后续相似度计算的准确性</w:t>
        </w:r>
      </w:ins>
      <w:del w:id="178" w:author="Zzzzzzzz.h" w:date="2026-06-02T16:33:16Z">
        <w:r>
          <w:rPr>
            <w:rFonts w:ascii="Times New Roman" w:hAnsi="Times New Roman" w:eastAsia="宋体"/>
            <w:b w:val="0"/>
            <w:i w:val="0"/>
            <w:color w:val="000000"/>
            <w:sz w:val="24"/>
          </w:rPr>
          <w:delText>小分子谱图解卷积研究说明，复杂谱图需要在匹配前进行合理拆解</w:delText>
        </w:r>
      </w:del>
      <w:r>
        <w:rPr>
          <w:rFonts w:ascii="Times New Roman" w:hAnsi="Times New Roman" w:eastAsia="宋体"/>
          <w:b w:val="0"/>
          <w:i w:val="0"/>
          <w:color w:val="000000"/>
          <w:sz w:val="22"/>
          <w:vertAlign w:val="superscript"/>
        </w:rPr>
        <w:t>[20]</w:t>
      </w:r>
      <w:r>
        <w:rPr>
          <w:rFonts w:ascii="Times New Roman" w:hAnsi="Times New Roman" w:eastAsia="宋体"/>
          <w:b w:val="0"/>
          <w:i w:val="0"/>
          <w:color w:val="000000"/>
          <w:sz w:val="24"/>
        </w:rPr>
        <w:t>。</w:t>
      </w:r>
      <w:ins w:id="179" w:author="Zzzzzzzz.h" w:date="2026-06-02T16:33:37Z">
        <w:r>
          <w:rPr>
            <w:rFonts w:ascii="宋体" w:hAnsi="宋体" w:eastAsia="宋体" w:cs="宋体"/>
            <w:kern w:val="0"/>
            <w:sz w:val="24"/>
            <w:szCs w:val="24"/>
            <w:lang w:val="en-US" w:eastAsia="zh-CN" w:bidi="ar"/>
          </w:rPr>
          <w:t>针对实验谱图库覆盖度不足的行业痛点，谱图库预测技术能够有效补充实测数据的短板，完善谱图库的数据完整性</w:t>
        </w:r>
      </w:ins>
      <w:del w:id="180" w:author="Zzzzzzzz.h" w:date="2026-06-02T16:33:37Z">
        <w:r>
          <w:rPr>
            <w:rFonts w:ascii="Times New Roman" w:hAnsi="Times New Roman" w:eastAsia="宋体"/>
            <w:b w:val="0"/>
            <w:i w:val="0"/>
            <w:color w:val="000000"/>
            <w:sz w:val="24"/>
          </w:rPr>
          <w:delText>谱图库预测可补充实验谱图库覆盖不足的问题</w:delText>
        </w:r>
      </w:del>
      <w:r>
        <w:rPr>
          <w:rFonts w:ascii="Times New Roman" w:hAnsi="Times New Roman" w:eastAsia="宋体"/>
          <w:b w:val="0"/>
          <w:i w:val="0"/>
          <w:color w:val="000000"/>
          <w:sz w:val="22"/>
          <w:vertAlign w:val="superscript"/>
        </w:rPr>
        <w:t>[21]</w:t>
      </w:r>
      <w:r>
        <w:rPr>
          <w:rFonts w:ascii="Times New Roman" w:hAnsi="Times New Roman" w:eastAsia="宋体"/>
          <w:b w:val="0"/>
          <w:i w:val="0"/>
          <w:color w:val="000000"/>
          <w:sz w:val="24"/>
        </w:rPr>
        <w:t>。</w:t>
      </w:r>
      <w:ins w:id="181" w:author="Zzzzzzzz.h" w:date="2026-06-02T16:33:55Z">
        <w:r>
          <w:rPr>
            <w:rFonts w:ascii="宋体" w:hAnsi="宋体" w:eastAsia="宋体" w:cs="宋体"/>
            <w:kern w:val="0"/>
            <w:sz w:val="24"/>
            <w:szCs w:val="24"/>
            <w:lang w:val="en-US" w:eastAsia="zh-CN" w:bidi="ar"/>
          </w:rPr>
          <w:t>在标记蛋白质组学研究中，TMTpro标记肽段的谱图库检索实验证实，专业化检索库的构建与应用，能够有效改善复杂标记实验中的肽段匹配与指派精度</w:t>
        </w:r>
      </w:ins>
      <w:del w:id="182" w:author="Zzzzzzzz.h" w:date="2026-06-02T16:33:55Z">
        <w:r>
          <w:rPr>
            <w:rFonts w:ascii="Times New Roman" w:hAnsi="Times New Roman" w:eastAsia="宋体"/>
            <w:b w:val="0"/>
            <w:i w:val="0"/>
            <w:color w:val="000000"/>
            <w:sz w:val="24"/>
          </w:rPr>
          <w:delText>TMTpro 标记肽段的谱图库检索研究表明，检索库可改善复杂标记实验中的肽段指派</w:delText>
        </w:r>
      </w:del>
      <w:r>
        <w:rPr>
          <w:rFonts w:ascii="Times New Roman" w:hAnsi="Times New Roman" w:eastAsia="宋体"/>
          <w:b w:val="0"/>
          <w:i w:val="0"/>
          <w:color w:val="000000"/>
          <w:sz w:val="22"/>
          <w:vertAlign w:val="superscript"/>
        </w:rPr>
        <w:t>[22]</w:t>
      </w:r>
      <w:r>
        <w:rPr>
          <w:rFonts w:ascii="Times New Roman" w:hAnsi="Times New Roman" w:eastAsia="宋体"/>
          <w:b w:val="0"/>
          <w:i w:val="0"/>
          <w:color w:val="000000"/>
          <w:sz w:val="24"/>
        </w:rPr>
        <w:t>。</w:t>
      </w:r>
      <w:ins w:id="183" w:author="Zzzzzzzz.h" w:date="2026-06-02T16:34:20Z">
        <w:r>
          <w:rPr>
            <w:rFonts w:ascii="宋体" w:hAnsi="宋体" w:eastAsia="宋体" w:cs="宋体"/>
            <w:kern w:val="0"/>
            <w:sz w:val="24"/>
            <w:szCs w:val="24"/>
            <w:lang w:val="en-US" w:eastAsia="zh-CN" w:bidi="ar"/>
          </w:rPr>
          <w:t>场景化谱图库的应用价值也在多项研究中得到验证，皮肤癌专用谱图库的搭建，实现了疾病靶向性的精准蛋白质组学分析</w:t>
        </w:r>
      </w:ins>
      <w:del w:id="184" w:author="Zzzzzzzz.h" w:date="2026-06-02T16:34:20Z">
        <w:r>
          <w:rPr>
            <w:rFonts w:ascii="Times New Roman" w:hAnsi="Times New Roman" w:eastAsia="宋体"/>
            <w:b w:val="0"/>
            <w:i w:val="0"/>
            <w:color w:val="000000"/>
            <w:sz w:val="24"/>
          </w:rPr>
          <w:delText>皮肤癌专用谱图库体现了场景化检索库建设的价值</w:delText>
        </w:r>
      </w:del>
      <w:r>
        <w:rPr>
          <w:rFonts w:ascii="Times New Roman" w:hAnsi="Times New Roman" w:eastAsia="宋体"/>
          <w:b w:val="0"/>
          <w:i w:val="0"/>
          <w:color w:val="000000"/>
          <w:sz w:val="22"/>
          <w:vertAlign w:val="superscript"/>
        </w:rPr>
        <w:t>[23]</w:t>
      </w:r>
      <w:r>
        <w:rPr>
          <w:rFonts w:ascii="Times New Roman" w:hAnsi="Times New Roman" w:eastAsia="宋体"/>
          <w:b w:val="0"/>
          <w:i w:val="0"/>
          <w:color w:val="000000"/>
          <w:sz w:val="24"/>
        </w:rPr>
        <w:t>，</w:t>
      </w:r>
      <w:ins w:id="185" w:author="Zzzzzzzz.h" w:date="2026-06-02T16:34:34Z">
        <w:r>
          <w:rPr>
            <w:rFonts w:ascii="宋体" w:hAnsi="宋体" w:eastAsia="宋体" w:cs="宋体"/>
            <w:kern w:val="0"/>
            <w:sz w:val="24"/>
            <w:szCs w:val="24"/>
            <w:lang w:val="en-US" w:eastAsia="zh-CN" w:bidi="ar"/>
          </w:rPr>
          <w:t>而SLB-msSIM技术则将谱图库分析思路拓展至单细胞蛋白质组学领域，推动了高精度、微观尺度的质谱数据分析发展</w:t>
        </w:r>
      </w:ins>
      <w:del w:id="186" w:author="Zzzzzzzz.h" w:date="2026-06-02T16:34:34Z">
        <w:r>
          <w:rPr>
            <w:rFonts w:ascii="Times New Roman" w:hAnsi="Times New Roman" w:eastAsia="宋体"/>
            <w:b w:val="0"/>
            <w:i w:val="0"/>
            <w:color w:val="000000"/>
            <w:sz w:val="24"/>
          </w:rPr>
          <w:delText>SLB-msSIM 则把谱图库思想推进到单细胞蛋白质组学分析中</w:delText>
        </w:r>
      </w:del>
      <w:r>
        <w:rPr>
          <w:rFonts w:ascii="Times New Roman" w:hAnsi="Times New Roman" w:eastAsia="宋体"/>
          <w:b w:val="0"/>
          <w:i w:val="0"/>
          <w:color w:val="000000"/>
          <w:sz w:val="22"/>
          <w:vertAlign w:val="superscript"/>
        </w:rPr>
        <w:t>[24]</w:t>
      </w:r>
      <w:r>
        <w:rPr>
          <w:rFonts w:ascii="Times New Roman" w:hAnsi="Times New Roman" w:eastAsia="宋体"/>
          <w:b w:val="0"/>
          <w:i w:val="0"/>
          <w:color w:val="000000"/>
          <w:sz w:val="24"/>
        </w:rPr>
        <w:t>。</w:t>
      </w:r>
    </w:p>
    <w:p w14:paraId="632E998C">
      <w:pPr>
        <w:widowControl/>
        <w:spacing w:before="0" w:after="0" w:line="240" w:lineRule="auto"/>
        <w:ind w:firstLine="0"/>
        <w:jc w:val="left"/>
        <w:pPrChange w:id="187" w:author="Zzzzzzzz.h" w:date="2026-06-02T16:43:51Z">
          <w:pPr>
            <w:spacing w:before="0" w:after="0" w:line="360" w:lineRule="auto"/>
            <w:ind w:firstLine="420"/>
            <w:jc w:val="both"/>
          </w:pPr>
        </w:pPrChange>
      </w:pPr>
      <w:ins w:id="188" w:author="Zzzzzzzz.h" w:date="2026-06-02T16:40:58Z">
        <w:r>
          <w:rPr>
            <w:rFonts w:ascii="宋体" w:hAnsi="宋体" w:eastAsia="宋体" w:cs="宋体"/>
            <w:kern w:val="0"/>
            <w:sz w:val="24"/>
            <w:szCs w:val="24"/>
            <w:lang w:val="en-US" w:eastAsia="zh-CN" w:bidi="ar"/>
          </w:rPr>
          <w:t>图聚类与可扩展聚类算法的持续优化，为</w:t>
        </w:r>
      </w:ins>
      <w:ins w:id="189" w:author="Zzzzzzzz.h" w:date="2026-06-02T16:40:58Z">
        <w:del w:id="190" w:author="Austin" w:date="2026-06-03T00:32:46Z">
          <w:r>
            <w:rPr>
              <w:rFonts w:ascii="宋体" w:hAnsi="宋体" w:eastAsia="宋体" w:cs="宋体"/>
              <w:kern w:val="0"/>
              <w:sz w:val="24"/>
              <w:szCs w:val="24"/>
              <w:lang w:val="en-US" w:eastAsia="zh-CN" w:bidi="ar"/>
            </w:rPr>
            <w:delText>本文</w:delText>
          </w:r>
        </w:del>
      </w:ins>
      <w:ins w:id="191" w:author="Austin" w:date="2026-06-03T00:32:46Z">
        <w:r>
          <w:rPr>
            <w:rFonts w:hint="eastAsia" w:ascii="宋体" w:hAnsi="宋体" w:cs="宋体"/>
            <w:kern w:val="0"/>
            <w:sz w:val="24"/>
            <w:szCs w:val="24"/>
            <w:lang w:val="en-US" w:eastAsia="zh-CN" w:bidi="ar"/>
          </w:rPr>
          <w:t>本研究</w:t>
        </w:r>
      </w:ins>
      <w:ins w:id="192" w:author="Zzzzzzzz.h" w:date="2026-06-02T16:40:58Z">
        <w:r>
          <w:rPr>
            <w:rFonts w:ascii="宋体" w:hAnsi="宋体" w:eastAsia="宋体" w:cs="宋体"/>
            <w:kern w:val="0"/>
            <w:sz w:val="24"/>
            <w:szCs w:val="24"/>
            <w:lang w:val="en-US" w:eastAsia="zh-CN" w:bidi="ar"/>
          </w:rPr>
          <w:t>谱图聚类中的连通分量合并过程提供了扎实的算法支撑与理论基础。不同领域的图聚类研究为质谱数据聚类提供了多元的技术参考，高能物理实验中的图聚类算法研究证实，依托数据局部连接关系可有效还原整体聚类结构，适配无先验标签数据的聚类分析场景</w:t>
        </w:r>
      </w:ins>
      <w:del w:id="193" w:author="Zzzzzzzz.h" w:date="2026-06-02T16:40:58Z">
        <w:r>
          <w:rPr>
            <w:rFonts w:ascii="Times New Roman" w:hAnsi="Times New Roman" w:eastAsia="宋体"/>
            <w:b w:val="0"/>
            <w:i w:val="0"/>
            <w:color w:val="000000"/>
            <w:sz w:val="24"/>
          </w:rPr>
          <w:delText>图聚类和可扩展聚类研究为本文的连通合并过程提供了方法基础。高能物理实验中的图聚类说明，局部连接关系可恢复整体簇结构</w:delText>
        </w:r>
      </w:del>
      <w:r>
        <w:rPr>
          <w:rFonts w:ascii="Times New Roman" w:hAnsi="Times New Roman" w:eastAsia="宋体"/>
          <w:b w:val="0"/>
          <w:i w:val="0"/>
          <w:color w:val="000000"/>
          <w:sz w:val="22"/>
          <w:vertAlign w:val="superscript"/>
        </w:rPr>
        <w:t>[25]</w:t>
      </w:r>
      <w:ins w:id="194" w:author="Zzzzzzzz.h" w:date="2026-06-02T16:41:27Z">
        <w:r>
          <w:rPr>
            <w:rFonts w:hint="eastAsia"/>
            <w:b w:val="0"/>
            <w:i w:val="0"/>
            <w:color w:val="000000"/>
            <w:sz w:val="22"/>
            <w:vertAlign w:val="superscript"/>
            <w:lang w:eastAsia="zh-CN"/>
          </w:rPr>
          <w:t>。</w:t>
        </w:r>
      </w:ins>
      <w:del w:id="195" w:author="Zzzzzzzz.h" w:date="2026-06-02T16:41:25Z">
        <w:r>
          <w:rPr>
            <w:rFonts w:ascii="Times New Roman" w:hAnsi="Times New Roman" w:eastAsia="宋体"/>
            <w:b w:val="0"/>
            <w:i w:val="0"/>
            <w:color w:val="000000"/>
            <w:sz w:val="24"/>
          </w:rPr>
          <w:delText>。</w:delText>
        </w:r>
      </w:del>
      <w:ins w:id="196" w:author="Zzzzzzzz.h" w:date="2026-06-02T16:41:22Z">
        <w:r>
          <w:rPr>
            <w:rFonts w:ascii="宋体" w:hAnsi="宋体" w:eastAsia="宋体" w:cs="宋体"/>
            <w:kern w:val="0"/>
            <w:sz w:val="24"/>
            <w:szCs w:val="24"/>
            <w:lang w:val="en-US" w:eastAsia="zh-CN" w:bidi="ar"/>
          </w:rPr>
          <w:t>2-club图聚类算法从理论原理与工程落地双重角度，完善了局部连通约束条件的设计逻辑，为相似谱图对的连通合并规则提供了参考</w:t>
        </w:r>
      </w:ins>
      <w:del w:id="197" w:author="Zzzzzzzz.h" w:date="2026-06-02T16:41:22Z">
        <w:r>
          <w:rPr>
            <w:rFonts w:ascii="Times New Roman" w:hAnsi="Times New Roman" w:eastAsia="宋体"/>
            <w:b w:val="0"/>
            <w:i w:val="0"/>
            <w:color w:val="000000"/>
            <w:sz w:val="24"/>
          </w:rPr>
          <w:delText>2-club 图聚类从理论和算法工程角度讨论了局部连通约束</w:delText>
        </w:r>
      </w:del>
      <w:r>
        <w:rPr>
          <w:rFonts w:ascii="Times New Roman" w:hAnsi="Times New Roman" w:eastAsia="宋体"/>
          <w:b w:val="0"/>
          <w:i w:val="0"/>
          <w:color w:val="000000"/>
          <w:sz w:val="22"/>
          <w:vertAlign w:val="superscript"/>
        </w:rPr>
        <w:t>[26]</w:t>
      </w:r>
      <w:r>
        <w:rPr>
          <w:rFonts w:ascii="Times New Roman" w:hAnsi="Times New Roman" w:eastAsia="宋体"/>
          <w:b w:val="0"/>
          <w:i w:val="0"/>
          <w:color w:val="000000"/>
          <w:sz w:val="24"/>
        </w:rPr>
        <w:t>。</w:t>
      </w:r>
      <w:ins w:id="198" w:author="Zzzzzzzz.h" w:date="2026-06-02T16:41:52Z">
        <w:r>
          <w:rPr>
            <w:rFonts w:ascii="宋体" w:hAnsi="宋体" w:eastAsia="宋体" w:cs="宋体"/>
            <w:kern w:val="0"/>
            <w:sz w:val="24"/>
            <w:szCs w:val="24"/>
            <w:lang w:val="en-US" w:eastAsia="zh-CN" w:bidi="ar"/>
          </w:rPr>
          <w:t>两阶段图增强密度峰聚类算法提出“先构图、后聚类”的分层分析思路，构建了可扩展的大规模数据聚类框架，适配海量质谱数据的处理需求</w:t>
        </w:r>
      </w:ins>
      <w:del w:id="199" w:author="Zzzzzzzz.h" w:date="2026-06-02T16:41:52Z">
        <w:r>
          <w:rPr>
            <w:rFonts w:ascii="Times New Roman" w:hAnsi="Times New Roman" w:eastAsia="宋体"/>
            <w:b w:val="0"/>
            <w:i w:val="0"/>
            <w:color w:val="000000"/>
            <w:sz w:val="24"/>
          </w:rPr>
          <w:delText>两阶段图增强密度峰聚类体现了先构图再聚类的可扩展路线</w:delText>
        </w:r>
      </w:del>
      <w:r>
        <w:rPr>
          <w:rFonts w:ascii="Times New Roman" w:hAnsi="Times New Roman" w:eastAsia="宋体"/>
          <w:b w:val="0"/>
          <w:i w:val="0"/>
          <w:color w:val="000000"/>
          <w:sz w:val="22"/>
          <w:vertAlign w:val="superscript"/>
        </w:rPr>
        <w:t>[27]</w:t>
      </w:r>
      <w:r>
        <w:rPr>
          <w:rFonts w:ascii="Times New Roman" w:hAnsi="Times New Roman" w:eastAsia="宋体"/>
          <w:b w:val="0"/>
          <w:i w:val="0"/>
          <w:color w:val="000000"/>
          <w:sz w:val="24"/>
        </w:rPr>
        <w:t>。</w:t>
      </w:r>
      <w:ins w:id="200" w:author="Zzzzzzzz.h" w:date="2026-06-02T16:42:11Z">
        <w:r>
          <w:rPr>
            <w:rFonts w:ascii="宋体" w:hAnsi="宋体" w:eastAsia="宋体" w:cs="宋体"/>
            <w:kern w:val="0"/>
            <w:sz w:val="24"/>
            <w:szCs w:val="24"/>
            <w:lang w:val="en-US" w:eastAsia="zh-CN" w:bidi="ar"/>
          </w:rPr>
          <w:t>在算法优化层面，基于图拉普拉斯的谱聚类算法仍在持续迭代升级，不断提升复杂数据的聚类精度</w:t>
        </w:r>
      </w:ins>
      <w:del w:id="201" w:author="Zzzzzzzz.h" w:date="2026-06-02T16:42:11Z">
        <w:r>
          <w:rPr>
            <w:rFonts w:ascii="Times New Roman" w:hAnsi="Times New Roman" w:eastAsia="宋体"/>
            <w:b w:val="0"/>
            <w:i w:val="0"/>
            <w:color w:val="000000"/>
            <w:sz w:val="24"/>
          </w:rPr>
          <w:delText>基于图拉普拉斯的谱聚类仍在持续改进</w:delText>
        </w:r>
      </w:del>
      <w:r>
        <w:rPr>
          <w:rFonts w:ascii="Times New Roman" w:hAnsi="Times New Roman" w:eastAsia="宋体"/>
          <w:b w:val="0"/>
          <w:i w:val="0"/>
          <w:color w:val="000000"/>
          <w:sz w:val="22"/>
          <w:vertAlign w:val="superscript"/>
        </w:rPr>
        <w:t>[28]</w:t>
      </w:r>
      <w:r>
        <w:rPr>
          <w:rFonts w:ascii="Times New Roman" w:hAnsi="Times New Roman" w:eastAsia="宋体"/>
          <w:b w:val="0"/>
          <w:i w:val="0"/>
          <w:color w:val="000000"/>
          <w:sz w:val="24"/>
        </w:rPr>
        <w:t>。</w:t>
      </w:r>
      <w:ins w:id="202" w:author="Zzzzzzzz.h" w:date="2026-06-02T16:42:29Z">
        <w:r>
          <w:rPr>
            <w:rFonts w:ascii="宋体" w:hAnsi="宋体" w:eastAsia="宋体" w:cs="宋体"/>
            <w:kern w:val="0"/>
            <w:sz w:val="24"/>
            <w:szCs w:val="24"/>
            <w:lang w:val="en-US" w:eastAsia="zh-CN" w:bidi="ar"/>
          </w:rPr>
          <w:t>图自适应密度峰聚类算法优化了聚类中心自动筛选机制，降低了人工参数干预的误差</w:t>
        </w:r>
      </w:ins>
      <w:del w:id="203" w:author="Zzzzzzzz.h" w:date="2026-06-02T16:42:28Z">
        <w:r>
          <w:rPr>
            <w:rFonts w:ascii="Times New Roman" w:hAnsi="Times New Roman" w:eastAsia="宋体"/>
            <w:b w:val="0"/>
            <w:i w:val="0"/>
            <w:color w:val="000000"/>
            <w:sz w:val="24"/>
          </w:rPr>
          <w:delText>图自适应密度峰聚类强调自动中心选择</w:delText>
        </w:r>
      </w:del>
      <w:r>
        <w:rPr>
          <w:rFonts w:ascii="Times New Roman" w:hAnsi="Times New Roman" w:eastAsia="宋体"/>
          <w:b w:val="0"/>
          <w:i w:val="0"/>
          <w:color w:val="000000"/>
          <w:sz w:val="22"/>
          <w:vertAlign w:val="superscript"/>
        </w:rPr>
        <w:t>[29]</w:t>
      </w:r>
      <w:r>
        <w:rPr>
          <w:rFonts w:ascii="Times New Roman" w:hAnsi="Times New Roman" w:eastAsia="宋体"/>
          <w:b w:val="0"/>
          <w:i w:val="0"/>
          <w:color w:val="000000"/>
          <w:sz w:val="24"/>
        </w:rPr>
        <w:t>，</w:t>
      </w:r>
      <w:ins w:id="204" w:author="Zzzzzzzz.h" w:date="2026-06-02T16:43:14Z">
        <w:r>
          <w:rPr>
            <w:rFonts w:ascii="宋体" w:hAnsi="宋体" w:eastAsia="宋体" w:cs="宋体"/>
            <w:kern w:val="0"/>
            <w:sz w:val="24"/>
            <w:szCs w:val="24"/>
            <w:lang w:val="en-US" w:eastAsia="zh-CN" w:bidi="ar"/>
          </w:rPr>
          <w:t>带锚图正则的稀疏K-Means算法，则验证了图结构约束能够有效优化传统划分式聚类的边界偏差问题</w:t>
        </w:r>
      </w:ins>
      <w:del w:id="205" w:author="Zzzzzzzz.h" w:date="2026-06-02T16:43:14Z">
        <w:r>
          <w:rPr>
            <w:rFonts w:ascii="Times New Roman" w:hAnsi="Times New Roman" w:eastAsia="宋体"/>
            <w:b w:val="0"/>
            <w:i w:val="0"/>
            <w:color w:val="000000"/>
            <w:sz w:val="24"/>
          </w:rPr>
          <w:delText>带锚图正则的稀疏 K-Means 说明图约束可改进划分式聚类</w:delText>
        </w:r>
      </w:del>
      <w:r>
        <w:rPr>
          <w:rFonts w:ascii="Times New Roman" w:hAnsi="Times New Roman" w:eastAsia="宋体"/>
          <w:b w:val="0"/>
          <w:i w:val="0"/>
          <w:color w:val="000000"/>
          <w:sz w:val="22"/>
          <w:vertAlign w:val="superscript"/>
        </w:rPr>
        <w:t>[30]</w:t>
      </w:r>
      <w:r>
        <w:rPr>
          <w:rFonts w:ascii="Times New Roman" w:hAnsi="Times New Roman" w:eastAsia="宋体"/>
          <w:b w:val="0"/>
          <w:i w:val="0"/>
          <w:color w:val="000000"/>
          <w:sz w:val="24"/>
        </w:rPr>
        <w:t>。</w:t>
      </w:r>
      <w:ins w:id="206" w:author="Zzzzzzzz.h" w:date="2026-06-02T16:43:33Z">
        <w:r>
          <w:rPr>
            <w:rFonts w:ascii="宋体" w:hAnsi="宋体" w:eastAsia="宋体" w:cs="宋体"/>
            <w:kern w:val="0"/>
            <w:sz w:val="24"/>
            <w:szCs w:val="24"/>
            <w:lang w:val="en-US" w:eastAsia="zh-CN" w:bidi="ar"/>
          </w:rPr>
          <w:t>与此同时，G2-SCANN算法通过引入自然邻域筛选机制，剔除数据冗余连接、减少无效计算量</w:t>
        </w:r>
      </w:ins>
      <w:del w:id="207" w:author="Zzzzzzzz.h" w:date="2026-06-02T16:43:33Z">
        <w:r>
          <w:rPr>
            <w:rFonts w:ascii="Times New Roman" w:hAnsi="Times New Roman" w:eastAsia="宋体"/>
            <w:b w:val="0"/>
            <w:i w:val="0"/>
            <w:color w:val="000000"/>
            <w:sz w:val="24"/>
          </w:rPr>
          <w:delText>G2-SCANN 采用自然邻域减少不必要连接</w:delText>
        </w:r>
      </w:del>
      <w:r>
        <w:rPr>
          <w:rFonts w:ascii="Times New Roman" w:hAnsi="Times New Roman" w:eastAsia="宋体"/>
          <w:b w:val="0"/>
          <w:i w:val="0"/>
          <w:color w:val="000000"/>
          <w:sz w:val="22"/>
          <w:vertAlign w:val="superscript"/>
        </w:rPr>
        <w:t>[31]</w:t>
      </w:r>
      <w:r>
        <w:rPr>
          <w:rFonts w:ascii="Times New Roman" w:hAnsi="Times New Roman" w:eastAsia="宋体"/>
          <w:b w:val="0"/>
          <w:i w:val="0"/>
          <w:color w:val="000000"/>
          <w:sz w:val="24"/>
        </w:rPr>
        <w:t>，</w:t>
      </w:r>
      <w:ins w:id="208" w:author="Zzzzzzzz.h" w:date="2026-06-02T16:43:49Z">
        <w:r>
          <w:rPr>
            <w:rFonts w:ascii="宋体" w:hAnsi="宋体" w:eastAsia="宋体" w:cs="宋体"/>
            <w:kern w:val="0"/>
            <w:sz w:val="24"/>
            <w:szCs w:val="24"/>
            <w:lang w:val="en-US" w:eastAsia="zh-CN" w:bidi="ar"/>
          </w:rPr>
          <w:t>多数据库挖掘领域的相似性聚类研究，进一步证明了跨维度、多条件候选筛选策略的实用性与有效性，为</w:t>
        </w:r>
      </w:ins>
      <w:ins w:id="209" w:author="Zzzzzzzz.h" w:date="2026-06-02T16:43:49Z">
        <w:del w:id="210" w:author="Austin" w:date="2026-06-03T00:32:48Z">
          <w:r>
            <w:rPr>
              <w:rFonts w:ascii="宋体" w:hAnsi="宋体" w:eastAsia="宋体" w:cs="宋体"/>
              <w:kern w:val="0"/>
              <w:sz w:val="24"/>
              <w:szCs w:val="24"/>
              <w:lang w:val="en-US" w:eastAsia="zh-CN" w:bidi="ar"/>
            </w:rPr>
            <w:delText>本文</w:delText>
          </w:r>
        </w:del>
      </w:ins>
      <w:ins w:id="211" w:author="Austin" w:date="2026-06-03T00:32:48Z">
        <w:r>
          <w:rPr>
            <w:rFonts w:hint="eastAsia" w:ascii="宋体" w:hAnsi="宋体" w:cs="宋体"/>
            <w:kern w:val="0"/>
            <w:sz w:val="24"/>
            <w:szCs w:val="24"/>
            <w:lang w:val="en-US" w:eastAsia="zh-CN" w:bidi="ar"/>
          </w:rPr>
          <w:t>本研究</w:t>
        </w:r>
      </w:ins>
      <w:ins w:id="212" w:author="Zzzzzzzz.h" w:date="2026-06-02T16:43:49Z">
        <w:r>
          <w:rPr>
            <w:rFonts w:ascii="宋体" w:hAnsi="宋体" w:eastAsia="宋体" w:cs="宋体"/>
            <w:kern w:val="0"/>
            <w:sz w:val="24"/>
            <w:szCs w:val="24"/>
            <w:lang w:val="en-US" w:eastAsia="zh-CN" w:bidi="ar"/>
          </w:rPr>
          <w:t>数据库过滤压缩候选空间的核心思路提供了有力佐证</w:t>
        </w:r>
      </w:ins>
      <w:del w:id="213" w:author="Zzzzzzzz.h" w:date="2026-06-02T16:43:49Z">
        <w:r>
          <w:rPr>
            <w:rFonts w:ascii="Times New Roman" w:hAnsi="Times New Roman" w:eastAsia="宋体"/>
            <w:b w:val="0"/>
            <w:i w:val="0"/>
            <w:color w:val="000000"/>
            <w:sz w:val="24"/>
          </w:rPr>
          <w:delText>多数据库挖掘中的相似性聚类则说明跨数据库候选筛选具有实际意义</w:delText>
        </w:r>
      </w:del>
      <w:r>
        <w:rPr>
          <w:rFonts w:ascii="Times New Roman" w:hAnsi="Times New Roman" w:eastAsia="宋体"/>
          <w:b w:val="0"/>
          <w:i w:val="0"/>
          <w:color w:val="000000"/>
          <w:sz w:val="22"/>
          <w:vertAlign w:val="superscript"/>
        </w:rPr>
        <w:t>[32]</w:t>
      </w:r>
      <w:r>
        <w:rPr>
          <w:rFonts w:ascii="Times New Roman" w:hAnsi="Times New Roman" w:eastAsia="宋体"/>
          <w:b w:val="0"/>
          <w:i w:val="0"/>
          <w:color w:val="000000"/>
          <w:sz w:val="24"/>
        </w:rPr>
        <w:t>。</w:t>
      </w:r>
    </w:p>
    <w:p w14:paraId="1D2C69F9">
      <w:pPr>
        <w:widowControl/>
        <w:spacing w:before="0" w:after="0" w:line="240" w:lineRule="auto"/>
        <w:ind w:firstLine="420"/>
        <w:jc w:val="left"/>
        <w:pPrChange w:id="214" w:author="Zzzzzzzz.h" w:date="2026-06-02T16:44:20Z">
          <w:pPr>
            <w:spacing w:before="0" w:after="0" w:line="360" w:lineRule="auto"/>
            <w:ind w:firstLine="420"/>
            <w:jc w:val="both"/>
          </w:pPr>
        </w:pPrChange>
      </w:pPr>
      <w:ins w:id="215" w:author="Zzzzzzzz.h" w:date="2026-06-02T16:44:12Z">
        <w:r>
          <w:rPr>
            <w:rFonts w:ascii="宋体" w:hAnsi="宋体" w:eastAsia="宋体" w:cs="宋体"/>
            <w:kern w:val="0"/>
            <w:sz w:val="24"/>
            <w:szCs w:val="24"/>
            <w:lang w:val="en-US" w:eastAsia="zh-CN" w:bidi="ar"/>
          </w:rPr>
          <w:t>综合现有国内外研究成果可知，谱图表征方法、相似度度量函数、数据库架构设计与图聚类算法均是自上而下质谱数据分析的核心关键，现有研究已从多维度完成了相关技术的探索与验证。但目前主流数据分析流程仍存在明显短板，多数研究将候选谱图生成与精细相似度计算深度耦合，未设置独立的候选筛选过滤环节，导致海量无效谱图对参与计算，冗余算力消耗大、聚类分析效率低。基于此，</w:t>
        </w:r>
      </w:ins>
      <w:ins w:id="216" w:author="Zzzzzzzz.h" w:date="2026-06-02T16:44:12Z">
        <w:del w:id="217" w:author="Austin" w:date="2026-06-03T00:32:49Z">
          <w:r>
            <w:rPr>
              <w:rFonts w:ascii="宋体" w:hAnsi="宋体" w:eastAsia="宋体" w:cs="宋体"/>
              <w:kern w:val="0"/>
              <w:sz w:val="24"/>
              <w:szCs w:val="24"/>
              <w:lang w:val="en-US" w:eastAsia="zh-CN" w:bidi="ar"/>
            </w:rPr>
            <w:delText>本文</w:delText>
          </w:r>
        </w:del>
      </w:ins>
      <w:ins w:id="218" w:author="Austin" w:date="2026-06-03T00:32:49Z">
        <w:r>
          <w:rPr>
            <w:rFonts w:hint="eastAsia" w:ascii="宋体" w:hAnsi="宋体" w:cs="宋体"/>
            <w:kern w:val="0"/>
            <w:sz w:val="24"/>
            <w:szCs w:val="24"/>
            <w:lang w:val="en-US" w:eastAsia="zh-CN" w:bidi="ar"/>
          </w:rPr>
          <w:t>本研究</w:t>
        </w:r>
      </w:ins>
      <w:ins w:id="219" w:author="Zzzzzzzz.h" w:date="2026-06-02T16:44:12Z">
        <w:r>
          <w:rPr>
            <w:rFonts w:ascii="宋体" w:hAnsi="宋体" w:eastAsia="宋体" w:cs="宋体"/>
            <w:kern w:val="0"/>
            <w:sz w:val="24"/>
            <w:szCs w:val="24"/>
            <w:lang w:val="en-US" w:eastAsia="zh-CN" w:bidi="ar"/>
          </w:rPr>
          <w:t>聚焦自上而下谱图库构建与聚类分析场景，将数据库过滤机制独立设计为前端候选压缩层，在保留高精度相似度计算与图聚类分析的基础上，提前筛选剔除无效谱图比对组合，在保障聚类结果可解释性与稳定性的前提下，有效减少无效计算，优化整体聚类分析效率。</w:t>
        </w:r>
      </w:ins>
      <w:del w:id="220" w:author="Zzzzzzzz.h" w:date="2026-06-02T16:44:12Z">
        <w:r>
          <w:rPr>
            <w:rFonts w:ascii="Times New Roman" w:hAnsi="Times New Roman" w:eastAsia="宋体"/>
            <w:b w:val="0"/>
            <w:i w:val="0"/>
            <w:color w:val="000000"/>
            <w:sz w:val="24"/>
          </w:rPr>
          <w:delText>总体来看，已有研究已经证明谱图表示、相似度函数、数据库组织和图式聚类都很重要，但候选生成与精细相似度计算在许多流程中仍耦合较紧。本文的研究重点，是面向自上而下谱图库场景，把数据库过滤单独作为候选压缩层进行设计和验证，从而减少无效谱图对比较，并保持聚类结果的可解释性</w:delText>
        </w:r>
      </w:del>
      <w:del w:id="221" w:author="Zzzzzzzz.h" w:date="2026-06-02T16:44:24Z">
        <w:r>
          <w:rPr>
            <w:rFonts w:ascii="Times New Roman" w:hAnsi="Times New Roman" w:eastAsia="宋体"/>
            <w:b w:val="0"/>
            <w:i w:val="0"/>
            <w:color w:val="000000"/>
            <w:sz w:val="24"/>
          </w:rPr>
          <w:delText>。</w:delText>
        </w:r>
      </w:del>
    </w:p>
    <w:p w14:paraId="4720268D">
      <w:pPr>
        <w:pStyle w:val="3"/>
        <w:jc w:val="left"/>
      </w:pPr>
      <w:r>
        <w:rPr>
          <w:rFonts w:ascii="Times New Roman" w:hAnsi="Times New Roman" w:eastAsia="黑体"/>
          <w:b/>
          <w:i w:val="0"/>
          <w:color w:val="000000"/>
          <w:sz w:val="24"/>
        </w:rPr>
        <w:t>1.</w:t>
      </w:r>
      <w:del w:id="222" w:author="Zzzzzzzz.h" w:date="2026-06-02T16:16:12Z">
        <w:r>
          <w:rPr>
            <w:rFonts w:hint="default" w:ascii="Times New Roman" w:hAnsi="Times New Roman" w:eastAsia="黑体"/>
            <w:b/>
            <w:i w:val="0"/>
            <w:color w:val="000000"/>
            <w:sz w:val="24"/>
            <w:lang w:val="en-US"/>
          </w:rPr>
          <w:delText>4</w:delText>
        </w:r>
      </w:del>
      <w:ins w:id="223" w:author="Zzzzzzzz.h" w:date="2026-06-02T16:16:12Z">
        <w:r>
          <w:rPr>
            <w:rFonts w:hint="eastAsia" w:ascii="Times New Roman" w:hAnsi="Times New Roman"/>
            <w:b/>
            <w:i w:val="0"/>
            <w:color w:val="000000"/>
            <w:sz w:val="24"/>
            <w:lang w:val="en-US" w:eastAsia="zh-CN"/>
          </w:rPr>
          <w:t>3</w:t>
        </w:r>
      </w:ins>
      <w:r>
        <w:rPr>
          <w:rFonts w:ascii="Times New Roman" w:hAnsi="Times New Roman" w:eastAsia="黑体"/>
          <w:b/>
          <w:i w:val="0"/>
          <w:color w:val="000000"/>
          <w:sz w:val="24"/>
        </w:rPr>
        <w:t xml:space="preserve"> 研究内容与论文结构</w:t>
      </w:r>
    </w:p>
    <w:p w14:paraId="6EE4D1F7">
      <w:pPr>
        <w:spacing w:before="0" w:after="0" w:line="360" w:lineRule="auto"/>
        <w:ind w:firstLine="420"/>
        <w:jc w:val="both"/>
      </w:pPr>
      <w:del w:id="224" w:author="Austin" w:date="2026-06-03T00:32:53Z">
        <w:r>
          <w:rPr>
            <w:rFonts w:ascii="Times New Roman" w:hAnsi="Times New Roman" w:eastAsia="宋体"/>
            <w:b w:val="0"/>
            <w:i w:val="0"/>
            <w:color w:val="000000"/>
            <w:sz w:val="24"/>
          </w:rPr>
          <w:delText>本文</w:delText>
        </w:r>
      </w:del>
      <w:ins w:id="225" w:author="Austin" w:date="2026-06-03T00:32:53Z">
        <w:r>
          <w:rPr>
            <w:rFonts w:hint="eastAsia"/>
            <w:b w:val="0"/>
            <w:i w:val="0"/>
            <w:color w:val="000000"/>
            <w:sz w:val="24"/>
            <w:lang w:eastAsia="zh-CN"/>
          </w:rPr>
          <w:t>本研究</w:t>
        </w:r>
      </w:ins>
      <w:r>
        <w:rPr>
          <w:rFonts w:ascii="Times New Roman" w:hAnsi="Times New Roman" w:eastAsia="宋体"/>
          <w:b w:val="0"/>
          <w:i w:val="0"/>
          <w:color w:val="000000"/>
          <w:sz w:val="24"/>
        </w:rPr>
        <w:t>围绕基于数据库过滤的谱图聚类算法展开，主要研究内容包括：分析 TopLib 代码和论文中的自上而下谱图库流程；获取 PRIDE 公开数据并解析 msalign 谱图与 TopPIC 搜索结果；建立保存谱图、碎片峰和标注信息的 SQLite 数据库；设计前体质量、荷电状态和碎片峰相似度结合的候选过滤聚类方法；最后从 ARI、NMI、错误聚类率、候选过滤率和运行开销等角度评价算法。</w:t>
      </w:r>
    </w:p>
    <w:p w14:paraId="2B4ED5CF">
      <w:pPr>
        <w:spacing w:before="0" w:after="0" w:line="360" w:lineRule="auto"/>
        <w:ind w:firstLine="420"/>
        <w:jc w:val="both"/>
      </w:pPr>
      <w:r>
        <w:rPr>
          <w:rFonts w:ascii="Times New Roman" w:hAnsi="Times New Roman" w:eastAsia="宋体"/>
          <w:b w:val="0"/>
          <w:i w:val="0"/>
          <w:color w:val="000000"/>
          <w:sz w:val="24"/>
        </w:rPr>
        <w:t>论文结构安排如下：第一章介绍研究背景</w:t>
      </w:r>
      <w:del w:id="226" w:author="Zzzzzzzz.h" w:date="2026-06-02T16:16:21Z">
        <w:r>
          <w:rPr>
            <w:rFonts w:ascii="Times New Roman" w:hAnsi="Times New Roman" w:eastAsia="宋体"/>
            <w:b w:val="0"/>
            <w:i w:val="0"/>
            <w:color w:val="000000"/>
            <w:sz w:val="24"/>
          </w:rPr>
          <w:delText>、意</w:delText>
        </w:r>
      </w:del>
      <w:del w:id="227" w:author="Zzzzzzzz.h" w:date="2026-06-02T16:16:20Z">
        <w:r>
          <w:rPr>
            <w:rFonts w:ascii="Times New Roman" w:hAnsi="Times New Roman" w:eastAsia="宋体"/>
            <w:b w:val="0"/>
            <w:i w:val="0"/>
            <w:color w:val="000000"/>
            <w:sz w:val="24"/>
          </w:rPr>
          <w:delText>义</w:delText>
        </w:r>
      </w:del>
      <w:r>
        <w:rPr>
          <w:rFonts w:ascii="Times New Roman" w:hAnsi="Times New Roman" w:eastAsia="宋体"/>
          <w:b w:val="0"/>
          <w:i w:val="0"/>
          <w:color w:val="000000"/>
          <w:sz w:val="24"/>
        </w:rPr>
        <w:t>和国内外研究现状；第二章说明谱图数据表示、相似度计算、聚类算法和数据库过滤理论；第三章进行需求分析和总体方案设计；第四章给出数据库结构、过滤算法和主要模块设计；第五章描述实验程序实现；第六章进行实验测试和结果分析；第七章给出总结与展望。</w:t>
      </w:r>
    </w:p>
    <w:p w14:paraId="332F786B">
      <w:pPr>
        <w:pStyle w:val="2"/>
        <w:pageBreakBefore/>
        <w:jc w:val="center"/>
      </w:pPr>
      <w:r>
        <w:rPr>
          <w:rFonts w:ascii="Times New Roman" w:hAnsi="Times New Roman" w:eastAsia="黑体"/>
          <w:b/>
          <w:i w:val="0"/>
          <w:color w:val="000000"/>
          <w:sz w:val="32"/>
        </w:rPr>
        <w:t>第2章 相关技术与理论基础</w:t>
      </w:r>
    </w:p>
    <w:p w14:paraId="2CCA4D81">
      <w:pPr>
        <w:pStyle w:val="3"/>
        <w:jc w:val="left"/>
      </w:pPr>
      <w:r>
        <w:rPr>
          <w:rFonts w:ascii="Times New Roman" w:hAnsi="Times New Roman" w:eastAsia="黑体"/>
          <w:b/>
          <w:i w:val="0"/>
          <w:color w:val="000000"/>
          <w:sz w:val="24"/>
        </w:rPr>
        <w:t>2.1 谱图数据与向量化表示</w:t>
      </w:r>
    </w:p>
    <w:p w14:paraId="3093CD03">
      <w:pPr>
        <w:spacing w:before="0" w:after="0" w:line="360" w:lineRule="auto"/>
        <w:ind w:firstLine="420"/>
        <w:jc w:val="both"/>
      </w:pPr>
      <w:r>
        <w:rPr>
          <w:rFonts w:ascii="Times New Roman" w:hAnsi="Times New Roman" w:eastAsia="宋体"/>
          <w:b w:val="0"/>
          <w:i w:val="0"/>
          <w:color w:val="000000"/>
          <w:sz w:val="24"/>
        </w:rPr>
        <w:t>谱图通常由若干峰组成，每个峰包含质量或质荷比以及对应强度。TopLib 面向</w:t>
      </w:r>
      <w:del w:id="228" w:author="Zzzzzzzz.h" w:date="2026-06-03T01:02:50Z">
        <w:r>
          <w:rPr>
            <w:rFonts w:hint="default" w:ascii="Times New Roman" w:hAnsi="Times New Roman" w:eastAsia="宋体"/>
            <w:b w:val="0"/>
            <w:i w:val="0"/>
            <w:color w:val="000000"/>
            <w:sz w:val="24"/>
            <w:lang w:val="en-US"/>
          </w:rPr>
          <w:delText>自上而下</w:delText>
        </w:r>
      </w:del>
      <w:ins w:id="229" w:author="Zzzzzzzz.h" w:date="2026-06-03T01:02:51Z">
        <w:r>
          <w:rPr>
            <w:rFonts w:hint="eastAsia"/>
            <w:b w:val="0"/>
            <w:i w:val="0"/>
            <w:color w:val="000000"/>
            <w:sz w:val="24"/>
            <w:lang w:val="en-US" w:eastAsia="zh-CN"/>
          </w:rPr>
          <w:t>t</w:t>
        </w:r>
      </w:ins>
      <w:ins w:id="230" w:author="Zzzzzzzz.h" w:date="2026-06-03T01:02:47Z">
        <w:r>
          <w:rPr>
            <w:rFonts w:hint="eastAsia"/>
            <w:b w:val="0"/>
            <w:i w:val="0"/>
            <w:color w:val="000000"/>
            <w:sz w:val="24"/>
            <w:lang w:val="en-US" w:eastAsia="zh-CN"/>
          </w:rPr>
          <w:t>op-down</w:t>
        </w:r>
      </w:ins>
      <w:r>
        <w:rPr>
          <w:rFonts w:ascii="Times New Roman" w:hAnsi="Times New Roman" w:eastAsia="宋体"/>
          <w:b w:val="0"/>
          <w:i w:val="0"/>
          <w:color w:val="000000"/>
          <w:sz w:val="24"/>
        </w:rPr>
        <w:t>质谱数据，先使用 TopFD 将复杂同位素峰转换为去卷积后的单同位素中性质量列表，再在谱图库构建和检索阶段保留高强度碎片峰。</w:t>
      </w:r>
      <w:ins w:id="231" w:author="Zzzzzzzz.h" w:date="2026-06-03T01:03:02Z">
        <w:r>
          <w:rPr>
            <w:rFonts w:hint="eastAsia"/>
            <w:b w:val="0"/>
            <w:i w:val="0"/>
            <w:color w:val="000000"/>
            <w:sz w:val="24"/>
            <w:lang w:val="en-US" w:eastAsia="zh-CN"/>
          </w:rPr>
          <w:t>整个</w:t>
        </w:r>
      </w:ins>
      <w:del w:id="232" w:author="Zzzzzzzz.h" w:date="2026-06-03T01:02:56Z">
        <w:r>
          <w:rPr>
            <w:rFonts w:ascii="Times New Roman" w:hAnsi="Times New Roman" w:eastAsia="宋体"/>
            <w:b w:val="0"/>
            <w:i w:val="0"/>
            <w:color w:val="000000"/>
            <w:sz w:val="24"/>
          </w:rPr>
          <w:delText>官方</w:delText>
        </w:r>
      </w:del>
      <w:r>
        <w:rPr>
          <w:rFonts w:ascii="Times New Roman" w:hAnsi="Times New Roman" w:eastAsia="宋体"/>
          <w:b w:val="0"/>
          <w:i w:val="0"/>
          <w:color w:val="000000"/>
          <w:sz w:val="24"/>
        </w:rPr>
        <w:t>流程围绕代表性高强度峰组织谱图库和查询谱图，这使后续距离计算不必处理完整原始峰表。</w:t>
      </w:r>
    </w:p>
    <w:p w14:paraId="5192033B">
      <w:pPr>
        <w:jc w:val="center"/>
      </w:pPr>
      <w:r>
        <w:drawing>
          <wp:inline distT="0" distB="0" distL="114300" distR="114300">
            <wp:extent cx="5471795" cy="2919095"/>
            <wp:effectExtent l="0" t="0" r="146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472000" cy="2919250"/>
                    </a:xfrm>
                    <a:prstGeom prst="rect">
                      <a:avLst/>
                    </a:prstGeom>
                  </pic:spPr>
                </pic:pic>
              </a:graphicData>
            </a:graphic>
          </wp:inline>
        </w:drawing>
      </w:r>
    </w:p>
    <w:p w14:paraId="124331BC">
      <w:pPr>
        <w:spacing w:after="120"/>
        <w:jc w:val="center"/>
      </w:pPr>
      <w:r>
        <w:rPr>
          <w:rFonts w:ascii="Times New Roman" w:hAnsi="Times New Roman" w:eastAsia="宋体"/>
          <w:b w:val="0"/>
          <w:i w:val="0"/>
          <w:color w:val="000000"/>
          <w:sz w:val="21"/>
        </w:rPr>
        <w:t xml:space="preserve">图1 </w:t>
      </w:r>
      <w:commentRangeStart w:id="0"/>
      <w:r>
        <w:rPr>
          <w:rFonts w:ascii="Times New Roman" w:hAnsi="Times New Roman" w:eastAsia="宋体"/>
          <w:b w:val="0"/>
          <w:i w:val="0"/>
          <w:color w:val="000000"/>
          <w:sz w:val="21"/>
        </w:rPr>
        <w:t>谱图峰列表预处理与向量化示意图</w:t>
      </w:r>
      <w:commentRangeEnd w:id="0"/>
      <w:r>
        <w:commentReference w:id="0"/>
      </w:r>
    </w:p>
    <w:p w14:paraId="72ED8DB6">
      <w:pPr>
        <w:spacing w:before="0" w:after="0" w:line="360" w:lineRule="auto"/>
        <w:ind w:firstLine="420"/>
        <w:jc w:val="both"/>
      </w:pPr>
      <w:r>
        <w:rPr>
          <w:rFonts w:ascii="Times New Roman" w:hAnsi="Times New Roman" w:eastAsia="宋体"/>
          <w:b w:val="0"/>
          <w:i w:val="0"/>
          <w:color w:val="000000"/>
          <w:sz w:val="24"/>
        </w:rPr>
        <w:t>如图所示，峰列表预处理并不是简单删除低强度信息，而是把原始谱图压缩为适合比较的稀疏向量。程序先保留主要高强度峰，再按固定质量桶宽度将峰质量映射到向量维度中，在同一桶内累加强度并进行 L2 归一化。</w:t>
      </w:r>
    </w:p>
    <w:p w14:paraId="5E5BE71B">
      <w:pPr>
        <w:tabs>
          <w:tab w:val="center" w:pos="4195"/>
          <w:tab w:val="right" w:pos="8617"/>
        </w:tabs>
        <w:spacing w:before="120" w:after="120" w:line="312" w:lineRule="auto"/>
        <w:jc w:val="left"/>
      </w:pPr>
      <w:r>
        <w:tab/>
      </w:r>
      <m:oMath>
        <m:sSub>
          <m:sSubPr/>
          <m:e>
            <m:r>
              <m:rPr/>
              <m:t>x</m:t>
            </m:r>
          </m:e>
          <m:sub>
            <m:r>
              <m:rPr/>
              <m:t>j</m:t>
            </m:r>
          </m:sub>
        </m:sSub>
        <m:r>
          <m:rPr>
            <m:sty m:val="p"/>
          </m:rPr>
          <m:t>=</m:t>
        </m:r>
        <m:nary>
          <m:naryPr>
            <m:chr m:val="∑"/>
            <m:limLoc m:val="undOvr"/>
          </m:naryPr>
          <m:sub>
            <m:r>
              <m:rPr/>
              <m:t>k</m:t>
            </m:r>
            <m:r>
              <m:rPr>
                <m:sty m:val="p"/>
              </m:rPr>
              <m:t>=</m:t>
            </m:r>
            <m:r>
              <m:rPr/>
              <m:t>1</m:t>
            </m:r>
          </m:sub>
          <m:sup>
            <m:r>
              <m:rPr/>
              <m:t>p</m:t>
            </m:r>
          </m:sup>
          <m:e>
            <m:sSub>
              <m:sSubPr/>
              <m:e>
                <m:r>
                  <m:rPr/>
                  <m:t>I</m:t>
                </m:r>
              </m:e>
              <m:sub>
                <m:r>
                  <m:rPr/>
                  <m:t>k</m:t>
                </m:r>
              </m:sub>
            </m:sSub>
          </m:e>
        </m:nary>
        <m:r>
          <m:rPr/>
          <m:t> </m:t>
        </m:r>
        <m:r>
          <m:rPr>
            <m:sty m:val="b"/>
          </m:rPr>
          <m:t>1</m:t>
        </m:r>
        <m:d>
          <m:dPr>
            <m:sepChr m:val=""/>
          </m:dPr>
          <m:e>
            <m:d>
              <m:dPr>
                <m:begChr m:val="⌊"/>
                <m:sepChr m:val=""/>
                <m:endChr m:val="⌋"/>
              </m:dPr>
              <m:e>
                <m:f>
                  <m:fPr/>
                  <m:num>
                    <m:sSub>
                      <m:sSubPr/>
                      <m:e>
                        <m:r>
                          <m:rPr/>
                          <m:t>m</m:t>
                        </m:r>
                      </m:e>
                      <m:sub>
                        <m:r>
                          <m:rPr/>
                          <m:t>k</m:t>
                        </m:r>
                      </m:sub>
                    </m:sSub>
                  </m:num>
                  <m:den>
                    <m:r>
                      <m:rPr>
                        <m:sty m:val="p"/>
                      </m:rPr>
                      <m:t>Δ</m:t>
                    </m:r>
                    <m:r>
                      <m:rPr/>
                      <m:t>m</m:t>
                    </m:r>
                  </m:den>
                </m:f>
              </m:e>
            </m:d>
            <m:r>
              <m:rPr>
                <m:sty m:val="p"/>
              </m:rPr>
              <m:t>=</m:t>
            </m:r>
            <m:r>
              <m:rPr/>
              <m:t>j</m:t>
            </m:r>
          </m:e>
        </m:d>
        <m:r>
          <m:rPr>
            <m:sty m:val="p"/>
          </m:rPr>
          <m:t>,</m:t>
        </m:r>
        <m:r>
          <m:rPr/>
          <m:t> j</m:t>
        </m:r>
        <m:r>
          <m:rPr>
            <m:sty m:val="p"/>
          </m:rPr>
          <m:t>=</m:t>
        </m:r>
        <m:r>
          <m:rPr/>
          <m:t>1</m:t>
        </m:r>
        <m:r>
          <m:rPr>
            <m:sty m:val="p"/>
          </m:rPr>
          <m:t>,</m:t>
        </m:r>
        <m:r>
          <m:rPr/>
          <m:t>2</m:t>
        </m:r>
        <m:r>
          <m:rPr>
            <m:sty m:val="p"/>
          </m:rPr>
          <m:t>,…,</m:t>
        </m:r>
        <m:r>
          <m:rPr/>
          <m:t>M</m:t>
        </m:r>
      </m:oMath>
      <w:r>
        <w:rPr>
          <w:rFonts w:ascii="Times New Roman" w:hAnsi="Times New Roman" w:eastAsia="宋体"/>
          <w:b w:val="0"/>
          <w:i w:val="0"/>
          <w:color w:val="000000"/>
          <w:sz w:val="24"/>
        </w:rPr>
        <w:tab/>
      </w:r>
      <w:r>
        <w:rPr>
          <w:rFonts w:ascii="Times New Roman" w:hAnsi="Times New Roman" w:eastAsia="宋体"/>
          <w:b w:val="0"/>
          <w:i w:val="0"/>
          <w:color w:val="000000"/>
          <w:sz w:val="24"/>
        </w:rPr>
        <w:t>（2.1）</w:t>
      </w:r>
    </w:p>
    <w:p w14:paraId="76B0C579">
      <w:pPr>
        <w:spacing w:before="0" w:after="0" w:line="360" w:lineRule="auto"/>
        <w:ind w:firstLine="420"/>
        <w:jc w:val="both"/>
      </w:pPr>
      <w:r>
        <w:rPr>
          <w:rFonts w:ascii="Times New Roman" w:hAnsi="Times New Roman" w:eastAsia="宋体"/>
          <w:b w:val="0"/>
          <w:i w:val="0"/>
          <w:color w:val="000000"/>
          <w:sz w:val="24"/>
        </w:rPr>
        <w:t>式（2.1）给出了质量桶向量的构造方式。其中，m</w:t>
      </w:r>
      <w:r>
        <w:rPr>
          <w:rFonts w:ascii="Times New Roman" w:hAnsi="Times New Roman" w:eastAsia="宋体"/>
          <w:b w:val="0"/>
          <w:i w:val="0"/>
          <w:color w:val="000000"/>
          <w:sz w:val="24"/>
          <w:vertAlign w:val="subscript"/>
          <w:rPrChange w:id="233" w:author="Zzzzzzzz.h" w:date="2026-06-02T16:45:14Z">
            <w:rPr>
              <w:rFonts w:ascii="Times New Roman" w:hAnsi="Times New Roman" w:eastAsia="宋体"/>
              <w:b w:val="0"/>
              <w:i w:val="0"/>
              <w:color w:val="000000"/>
              <w:sz w:val="24"/>
            </w:rPr>
          </w:rPrChange>
        </w:rPr>
        <w:t>k</w:t>
      </w:r>
      <w:r>
        <w:rPr>
          <w:rFonts w:ascii="Times New Roman" w:hAnsi="Times New Roman" w:eastAsia="宋体"/>
          <w:b w:val="0"/>
          <w:i w:val="0"/>
          <w:color w:val="000000"/>
          <w:sz w:val="24"/>
        </w:rPr>
        <w:t xml:space="preserve"> 表示第 k 个碎片峰质量，I</w:t>
      </w:r>
      <w:r>
        <w:rPr>
          <w:rFonts w:ascii="Times New Roman" w:hAnsi="Times New Roman" w:eastAsia="宋体"/>
          <w:b w:val="0"/>
          <w:i w:val="0"/>
          <w:color w:val="000000"/>
          <w:sz w:val="24"/>
          <w:vertAlign w:val="subscript"/>
          <w:rPrChange w:id="234" w:author="Zzzzzzzz.h" w:date="2026-06-02T16:45:23Z">
            <w:rPr>
              <w:rFonts w:ascii="Times New Roman" w:hAnsi="Times New Roman" w:eastAsia="宋体"/>
              <w:b w:val="0"/>
              <w:i w:val="0"/>
              <w:color w:val="000000"/>
              <w:sz w:val="24"/>
            </w:rPr>
          </w:rPrChange>
        </w:rPr>
        <w:t>k</w:t>
      </w:r>
      <w:r>
        <w:rPr>
          <w:rFonts w:ascii="Times New Roman" w:hAnsi="Times New Roman" w:eastAsia="宋体"/>
          <w:b w:val="0"/>
          <w:i w:val="0"/>
          <w:color w:val="000000"/>
          <w:sz w:val="24"/>
        </w:rPr>
        <w:t xml:space="preserve"> 表示对应归一化强度，Δm 表示质量桶宽度，M 表示向量维度。若多个碎片峰落入同一质量桶，则在该维度累加强度；没有峰落入的质量桶取值为 0。</w:t>
      </w:r>
    </w:p>
    <w:p w14:paraId="6E59CC96">
      <w:pPr>
        <w:tabs>
          <w:tab w:val="center" w:pos="4195"/>
          <w:tab w:val="right" w:pos="8617"/>
        </w:tabs>
        <w:spacing w:before="120" w:after="120" w:line="312" w:lineRule="auto"/>
        <w:jc w:val="left"/>
      </w:pPr>
      <w:r>
        <w:tab/>
      </w:r>
      <m:oMath>
        <m:r>
          <m:rPr>
            <m:sty m:val="bi"/>
          </m:rPr>
          <m:t>v</m:t>
        </m:r>
        <m:r>
          <m:rPr>
            <m:sty m:val="p"/>
          </m:rPr>
          <m:t>=</m:t>
        </m:r>
        <m:f>
          <m:fPr/>
          <m:num>
            <m:r>
              <m:rPr>
                <m:sty m:val="bi"/>
              </m:rPr>
              <m:t>x</m:t>
            </m:r>
          </m:num>
          <m:den>
            <m:sSub>
              <m:sSubPr/>
              <m:e>
                <m:d>
                  <m:dPr>
                    <m:begChr m:val="‖"/>
                    <m:sepChr m:val=""/>
                    <m:endChr m:val="‖"/>
                  </m:dPr>
                  <m:e>
                    <m:r>
                      <m:rPr>
                        <m:sty m:val="bi"/>
                      </m:rPr>
                      <m:t>x</m:t>
                    </m:r>
                  </m:e>
                </m:d>
              </m:e>
              <m:sub>
                <m:r>
                  <m:rPr/>
                  <m:t>2</m:t>
                </m:r>
              </m:sub>
            </m:sSub>
          </m:den>
        </m:f>
        <m:r>
          <m:rPr>
            <m:sty m:val="p"/>
          </m:rPr>
          <m:t>,</m:t>
        </m:r>
        <m:r>
          <m:rPr/>
          <m:t> </m:t>
        </m:r>
        <m:sSub>
          <m:sSubPr/>
          <m:e>
            <m:d>
              <m:dPr>
                <m:begChr m:val="‖"/>
                <m:sepChr m:val=""/>
                <m:endChr m:val="‖"/>
              </m:dPr>
              <m:e>
                <m:r>
                  <m:rPr>
                    <m:sty m:val="bi"/>
                  </m:rPr>
                  <m:t>v</m:t>
                </m:r>
              </m:e>
            </m:d>
          </m:e>
          <m:sub>
            <m:r>
              <m:rPr/>
              <m:t>2</m:t>
            </m:r>
          </m:sub>
        </m:sSub>
        <m:r>
          <m:rPr>
            <m:sty m:val="p"/>
          </m:rPr>
          <m:t>=</m:t>
        </m:r>
        <m:r>
          <m:rPr/>
          <m:t>1</m:t>
        </m:r>
      </m:oMath>
      <w:r>
        <w:rPr>
          <w:rFonts w:ascii="Times New Roman" w:hAnsi="Times New Roman" w:eastAsia="宋体"/>
          <w:b w:val="0"/>
          <w:i w:val="0"/>
          <w:color w:val="000000"/>
          <w:sz w:val="24"/>
        </w:rPr>
        <w:tab/>
      </w:r>
      <w:r>
        <w:rPr>
          <w:rFonts w:ascii="Times New Roman" w:hAnsi="Times New Roman" w:eastAsia="宋体"/>
          <w:b w:val="0"/>
          <w:i w:val="0"/>
          <w:color w:val="000000"/>
          <w:sz w:val="24"/>
        </w:rPr>
        <w:t>（2.2）</w:t>
      </w:r>
    </w:p>
    <w:p w14:paraId="7621A512">
      <w:pPr>
        <w:spacing w:before="0" w:after="0" w:line="360" w:lineRule="auto"/>
        <w:ind w:firstLine="420"/>
        <w:jc w:val="both"/>
      </w:pPr>
      <w:r>
        <w:rPr>
          <w:rFonts w:ascii="Times New Roman" w:hAnsi="Times New Roman" w:eastAsia="宋体"/>
          <w:b w:val="0"/>
          <w:i w:val="0"/>
          <w:color w:val="000000"/>
          <w:sz w:val="24"/>
        </w:rPr>
        <w:t>式（2.2）表示对质量桶向量做 L2 归一化。归一化后的向量不再主要受总峰强度大小影响，而更强调峰型分布是否相近，因此适合用于后续余弦相似度计算。</w:t>
      </w:r>
    </w:p>
    <w:p w14:paraId="43C61258">
      <w:pPr>
        <w:spacing w:before="0" w:after="0" w:line="360" w:lineRule="auto"/>
        <w:ind w:firstLine="420"/>
        <w:jc w:val="both"/>
      </w:pPr>
      <w:r>
        <w:rPr>
          <w:rFonts w:ascii="Times New Roman" w:hAnsi="Times New Roman" w:eastAsia="宋体"/>
          <w:b w:val="0"/>
          <w:i w:val="0"/>
          <w:color w:val="000000"/>
          <w:sz w:val="24"/>
        </w:rPr>
        <w:t>TopLib 论文比较了 MASS、BIN 和 DL 三类谱图表示方式。MASS 表示直接保留质量-强度对，距离计算时按质量容差配对碎片峰；BIN 表示将 m/z 分配到固定 bin 中形成向量；DL 表示则使用深度学习编码得到较短向量。</w:t>
      </w:r>
      <w:del w:id="235" w:author="Austin" w:date="2026-06-03T00:32:55Z">
        <w:r>
          <w:rPr>
            <w:rFonts w:ascii="Times New Roman" w:hAnsi="Times New Roman" w:eastAsia="宋体"/>
            <w:b w:val="0"/>
            <w:i w:val="0"/>
            <w:color w:val="000000"/>
            <w:sz w:val="24"/>
          </w:rPr>
          <w:delText>本文</w:delText>
        </w:r>
      </w:del>
      <w:ins w:id="236" w:author="Austin" w:date="2026-06-03T00:32:55Z">
        <w:r>
          <w:rPr>
            <w:rFonts w:hint="eastAsia"/>
            <w:b w:val="0"/>
            <w:i w:val="0"/>
            <w:color w:val="000000"/>
            <w:sz w:val="24"/>
            <w:lang w:eastAsia="zh-CN"/>
          </w:rPr>
          <w:t>本研究</w:t>
        </w:r>
      </w:ins>
      <w:r>
        <w:rPr>
          <w:rFonts w:ascii="Times New Roman" w:hAnsi="Times New Roman" w:eastAsia="宋体"/>
          <w:b w:val="0"/>
          <w:i w:val="0"/>
          <w:color w:val="000000"/>
          <w:sz w:val="24"/>
        </w:rPr>
        <w:t>实验程序在公开 msalign 谱图中保留前 50 个高强度峰，并采用质量容差下的碎片峰余弦相似度进行比较；BIN 表示仍作为理解谱图离散化和数据库过滤的理论参照。</w:t>
      </w:r>
    </w:p>
    <w:p w14:paraId="49749563">
      <w:pPr>
        <w:pStyle w:val="3"/>
        <w:jc w:val="left"/>
      </w:pPr>
      <w:r>
        <w:rPr>
          <w:rFonts w:ascii="Times New Roman" w:hAnsi="Times New Roman" w:eastAsia="黑体"/>
          <w:b/>
          <w:i w:val="0"/>
          <w:color w:val="000000"/>
          <w:sz w:val="24"/>
        </w:rPr>
        <w:t>2.2 谱图相似度计算</w:t>
      </w:r>
    </w:p>
    <w:p w14:paraId="7005D2F9">
      <w:pPr>
        <w:spacing w:before="0" w:after="0" w:line="360" w:lineRule="auto"/>
        <w:ind w:firstLine="420"/>
        <w:jc w:val="both"/>
      </w:pPr>
      <w:r>
        <w:rPr>
          <w:rFonts w:ascii="Times New Roman" w:hAnsi="Times New Roman" w:eastAsia="宋体"/>
          <w:b w:val="0"/>
          <w:i w:val="0"/>
          <w:color w:val="000000"/>
          <w:sz w:val="24"/>
        </w:rPr>
        <w:t>谱图相似度计算需要先把不定长峰列表转化为可比较的数值表示。</w:t>
      </w:r>
      <w:del w:id="237" w:author="Austin" w:date="2026-06-03T00:32:57Z">
        <w:r>
          <w:rPr>
            <w:rFonts w:ascii="Times New Roman" w:hAnsi="Times New Roman" w:eastAsia="宋体"/>
            <w:b w:val="0"/>
            <w:i w:val="0"/>
            <w:color w:val="000000"/>
            <w:sz w:val="24"/>
          </w:rPr>
          <w:delText>本文</w:delText>
        </w:r>
      </w:del>
      <w:ins w:id="238" w:author="Austin" w:date="2026-06-03T00:32:57Z">
        <w:r>
          <w:rPr>
            <w:rFonts w:hint="eastAsia"/>
            <w:b w:val="0"/>
            <w:i w:val="0"/>
            <w:color w:val="000000"/>
            <w:sz w:val="24"/>
            <w:lang w:eastAsia="zh-CN"/>
          </w:rPr>
          <w:t>本研究</w:t>
        </w:r>
      </w:ins>
      <w:r>
        <w:rPr>
          <w:rFonts w:ascii="Times New Roman" w:hAnsi="Times New Roman" w:eastAsia="宋体"/>
          <w:b w:val="0"/>
          <w:i w:val="0"/>
          <w:color w:val="000000"/>
          <w:sz w:val="24"/>
        </w:rPr>
        <w:t>实验程序在候选分析中使用 TopLib 思路处理碎片峰：将碎片峰质量映射到固定宽度的质量桶中，在同一质量桶内累加归一化强度，再对整条向量进行 L2 归一化。这样既保留主要峰型信息，又避免直接逐峰匹配带来的复杂对齐问题。</w:t>
      </w:r>
    </w:p>
    <w:p w14:paraId="1B4CC5EB">
      <w:pPr>
        <w:jc w:val="center"/>
      </w:pPr>
      <w:r>
        <w:drawing>
          <wp:inline distT="0" distB="0" distL="114300" distR="114300">
            <wp:extent cx="5471795" cy="273558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472000" cy="2736000"/>
                    </a:xfrm>
                    <a:prstGeom prst="rect">
                      <a:avLst/>
                    </a:prstGeom>
                  </pic:spPr>
                </pic:pic>
              </a:graphicData>
            </a:graphic>
          </wp:inline>
        </w:drawing>
      </w:r>
    </w:p>
    <w:p w14:paraId="04FF860C">
      <w:pPr>
        <w:spacing w:after="120"/>
        <w:jc w:val="center"/>
      </w:pPr>
      <w:r>
        <w:rPr>
          <w:rFonts w:ascii="Times New Roman" w:hAnsi="Times New Roman" w:eastAsia="宋体"/>
          <w:b w:val="0"/>
          <w:i w:val="0"/>
          <w:color w:val="000000"/>
          <w:sz w:val="21"/>
        </w:rPr>
        <w:t>图2 谱图向量化与余弦相似度计算示意图</w:t>
      </w:r>
    </w:p>
    <w:p w14:paraId="3A59E743">
      <w:pPr>
        <w:spacing w:before="0" w:after="0" w:line="360" w:lineRule="auto"/>
        <w:ind w:firstLine="420"/>
        <w:jc w:val="both"/>
      </w:pPr>
      <w:r>
        <w:rPr>
          <w:rFonts w:ascii="Times New Roman" w:hAnsi="Times New Roman" w:eastAsia="宋体"/>
          <w:b w:val="0"/>
          <w:i w:val="0"/>
          <w:color w:val="000000"/>
          <w:sz w:val="24"/>
        </w:rPr>
        <w:t>如图所示，两条谱图先被映射到相同的质量桶坐标系中，重叠质量桶贡献共同的向量维度。余弦相似度本质上衡量两个归一化向量方向是否接近：同源谱图通常在多个高强度桶上同时取较大值，点积结果较高；非同源谱图即使峰数相近，也会因主要峰位置错开而得到较低相似度。</w:t>
      </w:r>
    </w:p>
    <w:p w14:paraId="68BB2016">
      <w:pPr>
        <w:tabs>
          <w:tab w:val="center" w:pos="4195"/>
          <w:tab w:val="right" w:pos="8617"/>
        </w:tabs>
        <w:spacing w:before="120" w:after="120" w:line="312" w:lineRule="auto"/>
        <w:jc w:val="left"/>
      </w:pPr>
      <w:r>
        <w:tab/>
      </w:r>
      <m:oMath>
        <m:r>
          <m:rPr>
            <m:sty m:val="p"/>
          </m:rPr>
          <m:t>sim(</m:t>
        </m:r>
        <m:sSub>
          <m:sSubPr/>
          <m:e>
            <m:r>
              <m:rPr/>
              <m:t>S</m:t>
            </m:r>
          </m:e>
          <m:sub>
            <m:r>
              <m:rPr/>
              <m:t>a</m:t>
            </m:r>
          </m:sub>
        </m:sSub>
        <m:r>
          <m:rPr>
            <m:sty m:val="p"/>
          </m:rPr>
          <m:t>,</m:t>
        </m:r>
        <m:sSub>
          <m:sSubPr/>
          <m:e>
            <m:r>
              <m:rPr/>
              <m:t>S</m:t>
            </m:r>
          </m:e>
          <m:sub>
            <m:r>
              <m:rPr/>
              <m:t>b</m:t>
            </m:r>
          </m:sub>
        </m:sSub>
        <m:r>
          <m:rPr>
            <m:sty m:val="p"/>
          </m:rPr>
          <m:t>)=</m:t>
        </m:r>
        <m:f>
          <m:fPr/>
          <m:num>
            <m:sSubSup>
              <m:sSubSupPr/>
              <m:e>
                <m:r>
                  <m:rPr>
                    <m:sty m:val="bi"/>
                  </m:rPr>
                  <m:t>v</m:t>
                </m:r>
              </m:e>
              <m:sub>
                <m:r>
                  <m:rPr/>
                  <m:t>a</m:t>
                </m:r>
              </m:sub>
              <m:sup>
                <m:r>
                  <m:rPr>
                    <m:sty m:val="p"/>
                    <m:scr m:val="sans-serif"/>
                  </m:rPr>
                  <m:t>T</m:t>
                </m:r>
              </m:sup>
            </m:sSubSup>
            <m:sSub>
              <m:sSubPr/>
              <m:e>
                <m:r>
                  <m:rPr>
                    <m:sty m:val="bi"/>
                  </m:rPr>
                  <m:t>v</m:t>
                </m:r>
              </m:e>
              <m:sub>
                <m:r>
                  <m:rPr/>
                  <m:t>b</m:t>
                </m:r>
              </m:sub>
            </m:sSub>
          </m:num>
          <m:den>
            <m:sSub>
              <m:sSubPr/>
              <m:e>
                <m:d>
                  <m:dPr>
                    <m:begChr m:val="‖"/>
                    <m:sepChr m:val=""/>
                    <m:endChr m:val="‖"/>
                  </m:dPr>
                  <m:e>
                    <m:sSub>
                      <m:sSubPr/>
                      <m:e>
                        <m:r>
                          <m:rPr>
                            <m:sty m:val="bi"/>
                          </m:rPr>
                          <m:t>v</m:t>
                        </m:r>
                      </m:e>
                      <m:sub>
                        <m:r>
                          <m:rPr/>
                          <m:t>a</m:t>
                        </m:r>
                      </m:sub>
                    </m:sSub>
                  </m:e>
                </m:d>
              </m:e>
              <m:sub>
                <m:r>
                  <m:rPr/>
                  <m:t>2</m:t>
                </m:r>
              </m:sub>
            </m:sSub>
            <m:sSub>
              <m:sSubPr/>
              <m:e>
                <m:d>
                  <m:dPr>
                    <m:begChr m:val="‖"/>
                    <m:sepChr m:val=""/>
                    <m:endChr m:val="‖"/>
                  </m:dPr>
                  <m:e>
                    <m:sSub>
                      <m:sSubPr/>
                      <m:e>
                        <m:r>
                          <m:rPr>
                            <m:sty m:val="bi"/>
                          </m:rPr>
                          <m:t>v</m:t>
                        </m:r>
                      </m:e>
                      <m:sub>
                        <m:r>
                          <m:rPr/>
                          <m:t>b</m:t>
                        </m:r>
                      </m:sub>
                    </m:sSub>
                  </m:e>
                </m:d>
              </m:e>
              <m:sub>
                <m:r>
                  <m:rPr/>
                  <m:t>2</m:t>
                </m:r>
              </m:sub>
            </m:sSub>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（2.3）</w:t>
      </w:r>
    </w:p>
    <w:p w14:paraId="1EC266B6">
      <w:pPr>
        <w:spacing w:before="0" w:after="0" w:line="360" w:lineRule="auto"/>
        <w:ind w:firstLine="420"/>
        <w:jc w:val="both"/>
      </w:pPr>
      <w:r>
        <w:rPr>
          <w:rFonts w:ascii="Times New Roman" w:hAnsi="Times New Roman" w:eastAsia="宋体"/>
          <w:b w:val="0"/>
          <w:i w:val="0"/>
          <w:color w:val="000000"/>
          <w:sz w:val="24"/>
        </w:rPr>
        <w:t>由于</w:t>
      </w:r>
      <w:del w:id="239" w:author="Austin" w:date="2026-06-03T00:32:59Z">
        <w:r>
          <w:rPr>
            <w:rFonts w:ascii="Times New Roman" w:hAnsi="Times New Roman" w:eastAsia="宋体"/>
            <w:b w:val="0"/>
            <w:i w:val="0"/>
            <w:color w:val="000000"/>
            <w:sz w:val="24"/>
          </w:rPr>
          <w:delText>本文</w:delText>
        </w:r>
      </w:del>
      <w:ins w:id="240" w:author="Austin" w:date="2026-06-03T00:32:59Z">
        <w:r>
          <w:rPr>
            <w:rFonts w:hint="eastAsia"/>
            <w:b w:val="0"/>
            <w:i w:val="0"/>
            <w:color w:val="000000"/>
            <w:sz w:val="24"/>
            <w:lang w:eastAsia="zh-CN"/>
          </w:rPr>
          <w:t>本研究</w:t>
        </w:r>
      </w:ins>
      <w:r>
        <w:rPr>
          <w:rFonts w:ascii="Times New Roman" w:hAnsi="Times New Roman" w:eastAsia="宋体"/>
          <w:b w:val="0"/>
          <w:i w:val="0"/>
          <w:color w:val="000000"/>
          <w:sz w:val="24"/>
        </w:rPr>
        <w:t>使用的谱图向量已经完成 L2 归一化，式（2.3）在程序实现中可简化为两个向量的点积。相似度越接近 1，说明两条谱图在主要质量桶上的强度分布越接近；相似度越接近 0，说明二者峰型重叠较少。</w:t>
      </w:r>
    </w:p>
    <w:p w14:paraId="01C6E58D">
      <w:pPr>
        <w:spacing w:before="0" w:after="0" w:line="360" w:lineRule="auto"/>
        <w:ind w:firstLine="420"/>
        <w:jc w:val="both"/>
      </w:pPr>
      <w:r>
        <w:rPr>
          <w:rFonts w:ascii="Times New Roman" w:hAnsi="Times New Roman" w:eastAsia="宋体"/>
          <w:b w:val="0"/>
          <w:i w:val="0"/>
          <w:color w:val="000000"/>
          <w:sz w:val="24"/>
        </w:rPr>
        <w:t>TopLib 在代表谱图检索中使用前 50 个碎片峰及其归一化强度计算碎片峰余弦距离。本</w:t>
      </w:r>
      <w:ins w:id="241" w:author="Austin" w:date="2026-06-03T00:30:14Z">
        <w:r>
          <w:rPr>
            <w:rFonts w:hint="eastAsia"/>
            <w:b w:val="0"/>
            <w:i w:val="0"/>
            <w:color w:val="000000"/>
            <w:sz w:val="24"/>
            <w:lang w:val="en-US" w:eastAsia="zh-CN"/>
          </w:rPr>
          <w:t>研究</w:t>
        </w:r>
      </w:ins>
      <w:del w:id="242" w:author="Austin" w:date="2026-06-03T00:30:12Z">
        <w:r>
          <w:rPr>
            <w:rFonts w:ascii="Times New Roman" w:hAnsi="Times New Roman" w:eastAsia="宋体"/>
            <w:b w:val="0"/>
            <w:i w:val="0"/>
            <w:color w:val="000000"/>
            <w:sz w:val="24"/>
          </w:rPr>
          <w:delText>文实验程序</w:delText>
        </w:r>
      </w:del>
      <w:r>
        <w:rPr>
          <w:rFonts w:ascii="Times New Roman" w:hAnsi="Times New Roman" w:eastAsia="宋体"/>
          <w:b w:val="0"/>
          <w:i w:val="0"/>
          <w:color w:val="000000"/>
          <w:sz w:val="24"/>
        </w:rPr>
        <w:t>沿用这一思想：数据库过滤只负责缩小候选范围，最终是否连边仍由碎片峰相似度决定。</w:t>
      </w:r>
    </w:p>
    <w:p w14:paraId="71BF2CA3">
      <w:pPr>
        <w:pStyle w:val="3"/>
        <w:jc w:val="left"/>
      </w:pPr>
      <w:r>
        <w:rPr>
          <w:rFonts w:ascii="Times New Roman" w:hAnsi="Times New Roman" w:eastAsia="黑体"/>
          <w:b/>
          <w:i w:val="0"/>
          <w:color w:val="000000"/>
          <w:sz w:val="24"/>
        </w:rPr>
        <w:t>2.3 常见聚类算法</w:t>
      </w:r>
    </w:p>
    <w:p w14:paraId="75593997">
      <w:pPr>
        <w:spacing w:before="0" w:after="0" w:line="360" w:lineRule="auto"/>
        <w:ind w:firstLine="420"/>
        <w:jc w:val="both"/>
      </w:pPr>
      <w:r>
        <w:rPr>
          <w:rFonts w:ascii="Times New Roman" w:hAnsi="Times New Roman" w:eastAsia="宋体"/>
          <w:b w:val="0"/>
          <w:i w:val="0"/>
          <w:color w:val="000000"/>
          <w:sz w:val="24"/>
        </w:rPr>
        <w:t>K-Means、谱聚类、层次聚类和 DBSCAN 是</w:t>
      </w:r>
      <w:del w:id="243" w:author="Austin" w:date="2026-06-03T00:33:01Z">
        <w:r>
          <w:rPr>
            <w:rFonts w:ascii="Times New Roman" w:hAnsi="Times New Roman" w:eastAsia="宋体"/>
            <w:b w:val="0"/>
            <w:i w:val="0"/>
            <w:color w:val="000000"/>
            <w:sz w:val="24"/>
          </w:rPr>
          <w:delText>本文</w:delText>
        </w:r>
      </w:del>
      <w:ins w:id="244" w:author="Austin" w:date="2026-06-03T00:33:01Z">
        <w:r>
          <w:rPr>
            <w:rFonts w:hint="eastAsia"/>
            <w:b w:val="0"/>
            <w:i w:val="0"/>
            <w:color w:val="000000"/>
            <w:sz w:val="24"/>
            <w:lang w:eastAsia="zh-CN"/>
          </w:rPr>
          <w:t>本研究</w:t>
        </w:r>
      </w:ins>
      <w:r>
        <w:rPr>
          <w:rFonts w:ascii="Times New Roman" w:hAnsi="Times New Roman" w:eastAsia="宋体"/>
          <w:b w:val="0"/>
          <w:i w:val="0"/>
          <w:color w:val="000000"/>
          <w:sz w:val="24"/>
        </w:rPr>
        <w:t>用于对比的四类典型算法。K-Means 适合簇数已知且簇形状较规则的情况；谱聚类能够利用相似图结构，但需要构造完整相似度矩阵；层次聚类具备较好的合并过程解释性，但在样本规模增大后计算成本较高；DBSCAN 不需要预先给定簇数，但在高维稀疏谱图中对邻域半径和最小样本数较敏感。</w:t>
      </w:r>
    </w:p>
    <w:p w14:paraId="04FAF96C">
      <w:pPr>
        <w:jc w:val="center"/>
      </w:pPr>
      <w:r>
        <w:drawing>
          <wp:inline distT="0" distB="0" distL="114300" distR="114300">
            <wp:extent cx="5471795" cy="3002280"/>
            <wp:effectExtent l="0" t="0" r="1460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472000" cy="3002651"/>
                    </a:xfrm>
                    <a:prstGeom prst="rect">
                      <a:avLst/>
                    </a:prstGeom>
                  </pic:spPr>
                </pic:pic>
              </a:graphicData>
            </a:graphic>
          </wp:inline>
        </w:drawing>
      </w:r>
    </w:p>
    <w:p w14:paraId="0628C31A">
      <w:pPr>
        <w:spacing w:after="120"/>
        <w:jc w:val="center"/>
      </w:pPr>
      <w:r>
        <w:rPr>
          <w:rFonts w:ascii="Times New Roman" w:hAnsi="Times New Roman" w:eastAsia="宋体"/>
          <w:b w:val="0"/>
          <w:i w:val="0"/>
          <w:color w:val="000000"/>
          <w:sz w:val="21"/>
        </w:rPr>
        <w:t>图3 常见聚类算法原理对比示意图</w:t>
      </w:r>
    </w:p>
    <w:p w14:paraId="16AEB74C">
      <w:pPr>
        <w:spacing w:before="0" w:after="0" w:line="360" w:lineRule="auto"/>
        <w:ind w:firstLine="420"/>
        <w:jc w:val="both"/>
      </w:pPr>
      <w:r>
        <w:rPr>
          <w:rFonts w:ascii="Times New Roman" w:hAnsi="Times New Roman" w:eastAsia="宋体"/>
          <w:b w:val="0"/>
          <w:i w:val="0"/>
          <w:color w:val="000000"/>
          <w:sz w:val="24"/>
        </w:rPr>
        <w:t>图中可以看出，不同聚类算法的核心依据并不相同：K-Means 依赖中心点迭代，谱聚类依赖相似图和拉普拉斯矩阵，层次聚类依赖逐步合并结构，DBSCAN 依赖密度可达关系。本</w:t>
      </w:r>
      <w:del w:id="245" w:author="Austin" w:date="2026-06-03T00:30:36Z">
        <w:r>
          <w:rPr>
            <w:rFonts w:ascii="Times New Roman" w:hAnsi="Times New Roman" w:eastAsia="宋体"/>
            <w:b w:val="0"/>
            <w:i w:val="0"/>
            <w:color w:val="000000"/>
            <w:sz w:val="24"/>
          </w:rPr>
          <w:delText>文</w:delText>
        </w:r>
      </w:del>
      <w:r>
        <w:rPr>
          <w:rFonts w:ascii="Times New Roman" w:hAnsi="Times New Roman" w:eastAsia="宋体"/>
          <w:b w:val="0"/>
          <w:i w:val="0"/>
          <w:color w:val="000000"/>
          <w:sz w:val="24"/>
        </w:rPr>
        <w:t>算法额外引入数据库候选过滤，把“哪些谱图值得比较”放在相似度计算之前处理，因此能够与这些基线算法形成明确对照。</w:t>
      </w:r>
    </w:p>
    <w:p w14:paraId="6DFF2B05">
      <w:pPr>
        <w:tabs>
          <w:tab w:val="center" w:pos="4195"/>
          <w:tab w:val="right" w:pos="8617"/>
        </w:tabs>
        <w:spacing w:before="120" w:after="120" w:line="312" w:lineRule="auto"/>
        <w:jc w:val="left"/>
      </w:pPr>
      <w:r>
        <w:tab/>
      </w:r>
      <m:oMath>
        <m:limLow>
          <m:limLowPr/>
          <m:e>
            <m:r>
              <m:rPr>
                <m:sty m:val="p"/>
              </m:rPr>
              <m:t>min</m:t>
            </m:r>
          </m:e>
          <m:lim>
            <m:r>
              <m:rPr>
                <m:sty m:val="p"/>
              </m:rPr>
              <m:t>{</m:t>
            </m:r>
            <m:sSub>
              <m:sSubPr/>
              <m:e>
                <m:r>
                  <m:rPr/>
                  <m:t>μ</m:t>
                </m:r>
              </m:e>
              <m:sub>
                <m:r>
                  <m:rPr/>
                  <m:t>k</m:t>
                </m:r>
              </m:sub>
            </m:sSub>
            <m:r>
              <m:rPr>
                <m:sty m:val="p"/>
              </m:rPr>
              <m:t>},{</m:t>
            </m:r>
            <m:sSub>
              <m:sSubPr/>
              <m:e>
                <m:r>
                  <m:rPr/>
                  <m:t>y</m:t>
                </m:r>
              </m:e>
              <m:sub>
                <m:r>
                  <m:rPr/>
                  <m:t>i</m:t>
                </m:r>
              </m:sub>
            </m:sSub>
            <m:r>
              <m:rPr>
                <m:sty m:val="p"/>
              </m:rPr>
              <m:t>}</m:t>
            </m:r>
          </m:lim>
        </m:limLow>
        <m:nary>
          <m:naryPr>
            <m:chr m:val="∑"/>
            <m:limLoc m:val="undOvr"/>
          </m:naryPr>
          <m:sub>
            <m:r>
              <m:rPr/>
              <m:t>i</m:t>
            </m:r>
            <m:r>
              <m:rPr>
                <m:sty m:val="p"/>
              </m:rPr>
              <m:t>=</m:t>
            </m:r>
            <m:r>
              <m:rPr/>
              <m:t>1</m:t>
            </m:r>
          </m:sub>
          <m:sup>
            <m:r>
              <m:rPr/>
              <m:t>n</m:t>
            </m:r>
          </m:sup>
          <m:e>
            <m:sSubSup>
              <m:sSubSupPr/>
              <m:e>
                <m:d>
                  <m:dPr>
                    <m:begChr m:val="∥"/>
                    <m:sepChr m:val=""/>
                    <m:endChr m:val="∥"/>
                  </m:dPr>
                  <m:e>
                    <m:sSub>
                      <m:sSubPr/>
                      <m:e>
                        <m:r>
                          <m:rPr>
                            <m:sty m:val="bi"/>
                          </m:rPr>
                          <m:t>v</m:t>
                        </m:r>
                      </m:e>
                      <m:sub>
                        <m:r>
                          <m:rPr/>
                          <m:t>i</m:t>
                        </m:r>
                      </m:sub>
                    </m:sSub>
                    <m:r>
                      <m:rPr>
                        <m:sty m:val="p"/>
                      </m:rPr>
                      <m:t>−</m:t>
                    </m:r>
                    <m:sSub>
                      <m:sSubPr/>
                      <m:e>
                        <m:r>
                          <m:rPr>
                            <m:sty m:val="bi"/>
                          </m:rPr>
                          <m:t>μ</m:t>
                        </m:r>
                      </m:e>
                      <m:sub>
                        <m:sSub>
                          <m:sSubPr/>
                          <m:e>
                            <m:r>
                              <m:rPr/>
                              <m:t>y</m:t>
                            </m:r>
                          </m:e>
                          <m:sub>
                            <m:r>
                              <m:rPr/>
                              <m:t>i</m:t>
                            </m:r>
                          </m:sub>
                        </m:sSub>
                      </m:sub>
                    </m:sSub>
                  </m:e>
                </m:d>
              </m:e>
              <m:sub>
                <m:r>
                  <m:rPr/>
                  <m:t>2</m:t>
                </m:r>
              </m:sub>
              <m:sup>
                <m:r>
                  <m:rPr/>
                  <m:t>2</m:t>
                </m:r>
              </m:sup>
            </m:sSubSup>
          </m:e>
        </m:nary>
      </m:oMath>
      <w:r>
        <w:rPr>
          <w:rFonts w:ascii="Times New Roman" w:hAnsi="Times New Roman" w:eastAsia="宋体"/>
          <w:b w:val="0"/>
          <w:i w:val="0"/>
          <w:color w:val="000000"/>
          <w:sz w:val="24"/>
        </w:rPr>
        <w:tab/>
      </w:r>
      <w:r>
        <w:rPr>
          <w:rFonts w:ascii="Times New Roman" w:hAnsi="Times New Roman" w:eastAsia="宋体"/>
          <w:b w:val="0"/>
          <w:i w:val="0"/>
          <w:color w:val="000000"/>
          <w:sz w:val="24"/>
        </w:rPr>
        <w:t>（2.4）</w:t>
      </w:r>
    </w:p>
    <w:p w14:paraId="1249A679">
      <w:pPr>
        <w:spacing w:before="0" w:after="0" w:line="360" w:lineRule="auto"/>
        <w:ind w:firstLine="420"/>
        <w:jc w:val="both"/>
      </w:pPr>
      <w:r>
        <w:rPr>
          <w:rFonts w:ascii="Times New Roman" w:hAnsi="Times New Roman" w:eastAsia="宋体"/>
          <w:b w:val="0"/>
          <w:i w:val="0"/>
          <w:color w:val="000000"/>
          <w:sz w:val="24"/>
        </w:rPr>
        <w:t>式（2.4）是 K-Means 的典型目标函数，其中 μ</w:t>
      </w:r>
      <w:r>
        <w:rPr>
          <w:rFonts w:ascii="Times New Roman" w:hAnsi="Times New Roman" w:eastAsia="宋体"/>
          <w:b w:val="0"/>
          <w:i w:val="0"/>
          <w:color w:val="000000"/>
          <w:sz w:val="24"/>
          <w:vertAlign w:val="subscript"/>
          <w:rPrChange w:id="246" w:author="Austin" w:date="2026-06-02T17:11:23Z">
            <w:rPr>
              <w:rFonts w:ascii="Times New Roman" w:hAnsi="Times New Roman" w:eastAsia="宋体"/>
              <w:b w:val="0"/>
              <w:i w:val="0"/>
              <w:color w:val="000000"/>
              <w:sz w:val="24"/>
            </w:rPr>
          </w:rPrChange>
        </w:rPr>
        <w:t>k</w:t>
      </w:r>
      <w:r>
        <w:rPr>
          <w:rFonts w:ascii="Times New Roman" w:hAnsi="Times New Roman" w:eastAsia="宋体"/>
          <w:b w:val="0"/>
          <w:i w:val="0"/>
          <w:color w:val="000000"/>
          <w:sz w:val="24"/>
        </w:rPr>
        <w:t xml:space="preserve"> 表示第 k 个簇中心，y</w:t>
      </w:r>
      <w:r>
        <w:rPr>
          <w:rFonts w:ascii="Times New Roman" w:hAnsi="Times New Roman" w:eastAsia="宋体"/>
          <w:b w:val="0"/>
          <w:i w:val="0"/>
          <w:color w:val="000000"/>
          <w:sz w:val="24"/>
          <w:vertAlign w:val="subscript"/>
          <w:rPrChange w:id="247" w:author="Zzzzzzzz.h" w:date="2026-06-03T01:03:57Z">
            <w:rPr>
              <w:rFonts w:ascii="Times New Roman" w:hAnsi="Times New Roman" w:eastAsia="宋体"/>
              <w:b w:val="0"/>
              <w:i w:val="0"/>
              <w:color w:val="000000"/>
              <w:sz w:val="24"/>
            </w:rPr>
          </w:rPrChange>
        </w:rPr>
        <w:t>i</w:t>
      </w:r>
      <w:r>
        <w:rPr>
          <w:rFonts w:ascii="Times New Roman" w:hAnsi="Times New Roman" w:eastAsia="宋体"/>
          <w:b w:val="0"/>
          <w:i w:val="0"/>
          <w:color w:val="000000"/>
          <w:sz w:val="24"/>
        </w:rPr>
        <w:t xml:space="preserve"> 表示第 i 条谱图的簇标签。谱聚类、层次聚类和 DBSCAN 的目标形式不同，但它们都需要某种相似度或距离关系作为输入。</w:t>
      </w:r>
    </w:p>
    <w:p w14:paraId="13AF1FBC">
      <w:pPr>
        <w:tabs>
          <w:tab w:val="center" w:pos="4195"/>
          <w:tab w:val="right" w:pos="8617"/>
        </w:tabs>
        <w:spacing w:before="120" w:after="120" w:line="312" w:lineRule="auto"/>
        <w:jc w:val="left"/>
      </w:pPr>
      <w:r>
        <w:tab/>
      </w:r>
      <m:oMath>
        <m:sSub>
          <m:sSubPr/>
          <m:e>
            <m:r>
              <m:rPr/>
              <m:t>W</m:t>
            </m:r>
          </m:e>
          <m:sub>
            <m:r>
              <m:rPr/>
              <m:t>ij</m:t>
            </m:r>
          </m:sub>
        </m:sSub>
        <m:r>
          <m:rPr>
            <m:sty m:val="p"/>
          </m:rPr>
          <m:t>=</m:t>
        </m:r>
        <m:d>
          <m:dPr>
            <m:begChr m:val="{"/>
            <m:sepChr m:val=""/>
            <m:endChr m:val=""/>
          </m:dPr>
          <m:e>
            <m:m>
              <m:mPr>
                <m:mcs>
                  <m:mc>
                    <m:mcPr>
                      <m:count m:val="2"/>
                      <m:mcJc m:val="left"/>
                    </m:mcPr>
                  </m:mc>
                </m:mcs>
                <m:plcHide m:val="1"/>
              </m:mPr>
              <m:mr>
                <m:e>
                  <m:r>
                    <m:rPr>
                      <m:sty m:val="p"/>
                    </m:rPr>
                    <m:t>sim(</m:t>
                  </m:r>
                  <m:sSub>
                    <m:sSubPr/>
                    <m:e>
                      <m:r>
                        <m:rPr/>
                        <m:t>S</m:t>
                      </m:r>
                    </m:e>
                    <m:sub>
                      <m:r>
                        <m:rPr/>
                        <m:t>i</m:t>
                      </m:r>
                    </m:sub>
                  </m:sSub>
                  <m:r>
                    <m:rPr>
                      <m:sty m:val="p"/>
                    </m:rPr>
                    <m:t>,</m:t>
                  </m:r>
                  <m:sSub>
                    <m:sSubPr/>
                    <m:e>
                      <m:r>
                        <m:rPr/>
                        <m:t>S</m:t>
                      </m:r>
                    </m:e>
                    <m:sub>
                      <m:r>
                        <m:rPr/>
                        <m:t>j</m:t>
                      </m:r>
                    </m:sub>
                  </m:sSub>
                  <m:r>
                    <m:rPr>
                      <m:sty m:val="p"/>
                    </m:rPr>
                    <m:t>),</m:t>
                  </m:r>
                </m:e>
                <m:e>
                  <m:r>
                    <m:rPr>
                      <m:sty m:val="p"/>
                    </m:rPr>
                    <m:t>sim(</m:t>
                  </m:r>
                  <m:sSub>
                    <m:sSubPr/>
                    <m:e>
                      <m:r>
                        <m:rPr/>
                        <m:t>S</m:t>
                      </m:r>
                    </m:e>
                    <m:sub>
                      <m:r>
                        <m:rPr/>
                        <m:t>i</m:t>
                      </m:r>
                    </m:sub>
                  </m:sSub>
                  <m:r>
                    <m:rPr>
                      <m:sty m:val="p"/>
                    </m:rPr>
                    <m:t>,</m:t>
                  </m:r>
                  <m:sSub>
                    <m:sSubPr/>
                    <m:e>
                      <m:r>
                        <m:rPr/>
                        <m:t>S</m:t>
                      </m:r>
                    </m:e>
                    <m:sub>
                      <m:r>
                        <m:rPr/>
                        <m:t>j</m:t>
                      </m:r>
                    </m:sub>
                  </m:sSub>
                  <m:r>
                    <m:rPr>
                      <m:sty m:val="p"/>
                    </m:rPr>
                    <m:t>)≥</m:t>
                  </m:r>
                  <m:r>
                    <m:rPr/>
                    <m:t>τ</m:t>
                  </m:r>
                  <m:r>
                    <m:rPr>
                      <m:sty m:val="p"/>
                    </m:rPr>
                    <m:t>,</m:t>
                  </m:r>
                </m:e>
              </m:mr>
              <m:mr>
                <m:e>
                  <m:r>
                    <m:rPr/>
                    <m:t>0</m:t>
                  </m:r>
                  <m:r>
                    <m:rPr>
                      <m:sty m:val="p"/>
                    </m:rPr>
                    <m:t>,</m:t>
                  </m:r>
                </m:e>
                <m:e>
                  <m:r>
                    <m:rPr>
                      <m:sty m:val="p"/>
                    </m:rPr>
                    <m:t>sim(</m:t>
                  </m:r>
                  <m:sSub>
                    <m:sSubPr/>
                    <m:e>
                      <m:r>
                        <m:rPr/>
                        <m:t>S</m:t>
                      </m:r>
                    </m:e>
                    <m:sub>
                      <m:r>
                        <m:rPr/>
                        <m:t>i</m:t>
                      </m:r>
                    </m:sub>
                  </m:sSub>
                  <m:r>
                    <m:rPr>
                      <m:sty m:val="p"/>
                    </m:rPr>
                    <m:t>,</m:t>
                  </m:r>
                  <m:sSub>
                    <m:sSubPr/>
                    <m:e>
                      <m:r>
                        <m:rPr/>
                        <m:t>S</m:t>
                      </m:r>
                    </m:e>
                    <m:sub>
                      <m:r>
                        <m:rPr/>
                        <m:t>j</m:t>
                      </m:r>
                    </m:sub>
                  </m:sSub>
                  <m:r>
                    <m:rPr>
                      <m:sty m:val="p"/>
                    </m:rPr>
                    <m:t>)&lt;</m:t>
                  </m:r>
                  <m:r>
                    <m:rPr/>
                    <m:t>τ</m:t>
                  </m:r>
                  <m:r>
                    <m:rPr>
                      <m:sty m:val="p"/>
                    </m:rPr>
                    <m:t>.</m:t>
                  </m:r>
                </m:e>
              </m:mr>
            </m:m>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（2.5）</w:t>
      </w:r>
    </w:p>
    <w:p w14:paraId="27482878">
      <w:pPr>
        <w:spacing w:before="0" w:after="0" w:line="360" w:lineRule="auto"/>
        <w:ind w:firstLine="420"/>
        <w:jc w:val="both"/>
      </w:pPr>
      <w:r>
        <w:rPr>
          <w:rFonts w:ascii="Times New Roman" w:hAnsi="Times New Roman" w:eastAsia="宋体"/>
          <w:b w:val="0"/>
          <w:i w:val="0"/>
          <w:color w:val="000000"/>
          <w:sz w:val="24"/>
        </w:rPr>
        <w:t>式（2.5）描述了相似图的</w:t>
      </w:r>
      <w:del w:id="248" w:author="Austin" w:date="2026-06-03T00:30:48Z">
        <w:r>
          <w:rPr>
            <w:rFonts w:ascii="Times New Roman" w:hAnsi="Times New Roman" w:eastAsia="宋体"/>
            <w:b w:val="0"/>
            <w:i w:val="0"/>
            <w:color w:val="000000"/>
            <w:sz w:val="24"/>
          </w:rPr>
          <w:delText>常见</w:delText>
        </w:r>
      </w:del>
      <w:r>
        <w:rPr>
          <w:rFonts w:ascii="Times New Roman" w:hAnsi="Times New Roman" w:eastAsia="宋体"/>
          <w:b w:val="0"/>
          <w:i w:val="0"/>
          <w:color w:val="000000"/>
          <w:sz w:val="24"/>
        </w:rPr>
        <w:t>构造方式。谱聚类需要依赖 W 构造拉普拉斯矩阵，本</w:t>
      </w:r>
      <w:del w:id="249" w:author="Austin" w:date="2026-06-03T00:30:51Z">
        <w:r>
          <w:rPr>
            <w:rFonts w:ascii="Times New Roman" w:hAnsi="Times New Roman" w:eastAsia="宋体"/>
            <w:b w:val="0"/>
            <w:i w:val="0"/>
            <w:color w:val="000000"/>
            <w:sz w:val="24"/>
          </w:rPr>
          <w:delText>文</w:delText>
        </w:r>
      </w:del>
      <w:r>
        <w:rPr>
          <w:rFonts w:ascii="Times New Roman" w:hAnsi="Times New Roman" w:eastAsia="宋体"/>
          <w:b w:val="0"/>
          <w:i w:val="0"/>
          <w:color w:val="000000"/>
          <w:sz w:val="24"/>
        </w:rPr>
        <w:t>算法也将通过阈值的候选谱图对看作图中的边，但</w:t>
      </w:r>
      <w:del w:id="250" w:author="Zzzzzzzz.h" w:date="2026-06-03T01:04:12Z">
        <w:r>
          <w:rPr>
            <w:rFonts w:ascii="Times New Roman" w:hAnsi="Times New Roman" w:eastAsia="宋体"/>
            <w:b w:val="0"/>
            <w:i w:val="0"/>
            <w:color w:val="000000"/>
            <w:sz w:val="24"/>
          </w:rPr>
          <w:delText>本文</w:delText>
        </w:r>
      </w:del>
      <w:ins w:id="251" w:author="Austin" w:date="2026-06-03T00:31:19Z">
        <w:del w:id="252" w:author="Zzzzzzzz.h" w:date="2026-06-03T01:04:12Z">
          <w:r>
            <w:rPr>
              <w:rFonts w:hint="eastAsia"/>
              <w:b w:val="0"/>
              <w:i w:val="0"/>
              <w:color w:val="000000"/>
              <w:sz w:val="24"/>
              <w:lang w:eastAsia="zh-CN"/>
            </w:rPr>
            <w:delText>本研究</w:delText>
          </w:r>
        </w:del>
      </w:ins>
      <w:r>
        <w:rPr>
          <w:rFonts w:ascii="Times New Roman" w:hAnsi="Times New Roman" w:eastAsia="宋体"/>
          <w:b w:val="0"/>
          <w:i w:val="0"/>
          <w:color w:val="000000"/>
          <w:sz w:val="24"/>
        </w:rPr>
        <w:t>不会为全部谱图对构造完整稠密相似图，而是先通过数据库过滤得到候选边集合。</w:t>
      </w:r>
    </w:p>
    <w:p w14:paraId="1A46675A">
      <w:pPr>
        <w:spacing w:before="0" w:after="0" w:line="360" w:lineRule="auto"/>
        <w:ind w:firstLine="420"/>
        <w:jc w:val="both"/>
      </w:pPr>
      <w:del w:id="253" w:author="Austin" w:date="2026-06-03T00:31:22Z">
        <w:r>
          <w:rPr>
            <w:rFonts w:ascii="Times New Roman" w:hAnsi="Times New Roman" w:eastAsia="宋体"/>
            <w:b w:val="0"/>
            <w:i w:val="0"/>
            <w:color w:val="000000"/>
            <w:sz w:val="24"/>
          </w:rPr>
          <w:delText>本文</w:delText>
        </w:r>
      </w:del>
      <w:ins w:id="254" w:author="Austin" w:date="2026-06-03T00:31:22Z">
        <w:r>
          <w:rPr>
            <w:rFonts w:hint="eastAsia"/>
            <w:b w:val="0"/>
            <w:i w:val="0"/>
            <w:color w:val="000000"/>
            <w:sz w:val="24"/>
            <w:lang w:eastAsia="zh-CN"/>
          </w:rPr>
          <w:t>本研究</w:t>
        </w:r>
      </w:ins>
      <w:r>
        <w:rPr>
          <w:rFonts w:ascii="Times New Roman" w:hAnsi="Times New Roman" w:eastAsia="宋体"/>
          <w:b w:val="0"/>
          <w:i w:val="0"/>
          <w:color w:val="000000"/>
          <w:sz w:val="24"/>
        </w:rPr>
        <w:t>提出的数据库过滤聚类把候选生成作为独立阶段处理。算法先利用数据库字段排除明显不可能同簇的谱图对，再对保留候选计算碎片峰相似度，因此适合谱图库这种同时具有结构化元数据和高维峰型特征的数据场景。</w:t>
      </w:r>
    </w:p>
    <w:p w14:paraId="50D7D3C8">
      <w:pPr>
        <w:pStyle w:val="3"/>
        <w:jc w:val="left"/>
      </w:pPr>
      <w:r>
        <w:rPr>
          <w:rFonts w:ascii="Times New Roman" w:hAnsi="Times New Roman" w:eastAsia="黑体"/>
          <w:b/>
          <w:i w:val="0"/>
          <w:color w:val="000000"/>
          <w:sz w:val="24"/>
        </w:rPr>
        <w:t>2.4 数据库过滤思想</w:t>
      </w:r>
    </w:p>
    <w:p w14:paraId="080CE956">
      <w:pPr>
        <w:spacing w:before="0" w:after="0" w:line="360" w:lineRule="auto"/>
        <w:ind w:firstLine="420"/>
        <w:jc w:val="both"/>
      </w:pPr>
      <w:r>
        <w:rPr>
          <w:rFonts w:ascii="Times New Roman" w:hAnsi="Times New Roman" w:eastAsia="宋体"/>
          <w:b w:val="0"/>
          <w:i w:val="0"/>
          <w:color w:val="000000"/>
          <w:sz w:val="24"/>
        </w:rPr>
        <w:t>数据库过滤的基本思想是把部分算法判断提前到候选生成阶段完成。TopLib 在检索阶段首先读取代表谱图库中的 precursor_mass 和 precursor_charge，再根据 ppm 或 Da 容差筛选候选代表谱图；如果启用荷电状态匹配，还会要求查询谱图和库谱图的前体电荷一致。只有通过这一候选匹配的谱图，才进入碎片峰距离计算。</w:t>
      </w:r>
    </w:p>
    <w:p w14:paraId="144D53B8">
      <w:pPr>
        <w:jc w:val="center"/>
      </w:pPr>
      <w:r>
        <w:drawing>
          <wp:inline distT="0" distB="0" distL="114300" distR="114300">
            <wp:extent cx="5471795" cy="3079115"/>
            <wp:effectExtent l="0" t="0" r="1460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472000" cy="3079636"/>
                    </a:xfrm>
                    <a:prstGeom prst="rect">
                      <a:avLst/>
                    </a:prstGeom>
                  </pic:spPr>
                </pic:pic>
              </a:graphicData>
            </a:graphic>
          </wp:inline>
        </w:drawing>
      </w:r>
    </w:p>
    <w:p w14:paraId="56CB8B1B">
      <w:pPr>
        <w:spacing w:after="120"/>
        <w:jc w:val="center"/>
      </w:pPr>
      <w:r>
        <w:rPr>
          <w:rFonts w:ascii="Times New Roman" w:hAnsi="Times New Roman" w:eastAsia="宋体"/>
          <w:b w:val="0"/>
          <w:i w:val="0"/>
          <w:color w:val="000000"/>
          <w:sz w:val="21"/>
        </w:rPr>
        <w:t>图4 数据库过滤候选压缩原理示意图</w:t>
      </w:r>
    </w:p>
    <w:p w14:paraId="2A09FA67">
      <w:pPr>
        <w:spacing w:before="0" w:after="0" w:line="360" w:lineRule="auto"/>
        <w:ind w:firstLine="420"/>
        <w:jc w:val="both"/>
      </w:pPr>
      <w:r>
        <w:rPr>
          <w:rFonts w:ascii="Times New Roman" w:hAnsi="Times New Roman" w:eastAsia="宋体"/>
          <w:b w:val="0"/>
          <w:i w:val="0"/>
          <w:color w:val="000000"/>
          <w:sz w:val="24"/>
        </w:rPr>
        <w:t>从计算角度看，数据库过滤的价值在于把平方级完整比较压缩为局部候选比较。前体质量、荷电状态和峰桶字段都属于可结构化保存的数据，适合放入 SQLite 表和索引中先做筛选；筛选后的候选集合 E</w:t>
      </w:r>
      <w:r>
        <w:rPr>
          <w:rFonts w:ascii="Times New Roman" w:hAnsi="Times New Roman" w:eastAsia="宋体"/>
          <w:b w:val="0"/>
          <w:i w:val="0"/>
          <w:color w:val="000000"/>
          <w:sz w:val="24"/>
          <w:vertAlign w:val="subscript"/>
          <w:rPrChange w:id="255" w:author="Austin" w:date="2026-06-03T00:50:30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xml:space="preserve"> 明显小于全部谱图对，再进行向量相似度计算时，算法就能把算力集中在更可能同簇的谱图上。</w:t>
      </w:r>
    </w:p>
    <w:p w14:paraId="33D4795F">
      <w:pPr>
        <w:tabs>
          <w:tab w:val="center" w:pos="4195"/>
          <w:tab w:val="right" w:pos="8617"/>
        </w:tabs>
        <w:spacing w:before="120" w:after="120" w:line="312" w:lineRule="auto"/>
        <w:jc w:val="left"/>
      </w:pPr>
      <w:r>
        <w:tab/>
      </w:r>
      <m:oMath>
        <m:r>
          <m:rPr/>
          <m:t>η</m:t>
        </m:r>
        <m:r>
          <m:rPr>
            <m:sty m:val="p"/>
          </m:rPr>
          <m:t>=</m:t>
        </m:r>
        <m:r>
          <m:rPr/>
          <m:t>1</m:t>
        </m:r>
        <m:r>
          <m:rPr>
            <m:sty m:val="p"/>
          </m:rPr>
          <m:t>−</m:t>
        </m:r>
        <m:f>
          <m:fPr/>
          <m:num>
            <m:r>
              <m:rPr>
                <m:sty m:val="p"/>
              </m:rPr>
              <m:t>|</m:t>
            </m:r>
            <m:sSub>
              <m:sSubPr/>
              <m:e>
                <m:r>
                  <m:rPr/>
                  <m:t>E</m:t>
                </m:r>
              </m:e>
              <m:sub>
                <m:r>
                  <m:rPr/>
                  <m:t>c</m:t>
                </m:r>
              </m:sub>
            </m:sSub>
            <m:r>
              <m:rPr>
                <m:sty m:val="p"/>
              </m:rPr>
              <m:t>|</m:t>
            </m:r>
          </m:num>
          <m:den>
            <m:d>
              <m:dPr>
                <m:sepChr m:val=""/>
              </m:dPr>
              <m:e>
                <m:f>
                  <m:fPr>
                    <m:type m:val="nobar"/>
                  </m:fPr>
                  <m:num>
                    <m:r>
                      <m:rPr/>
                      <m:t>n</m:t>
                    </m:r>
                  </m:num>
                  <m:den>
                    <m:r>
                      <m:rPr/>
                      <m:t>2</m:t>
                    </m:r>
                  </m:den>
                </m:f>
              </m:e>
            </m:d>
          </m:den>
        </m:f>
        <m:r>
          <m:rPr>
            <m:sty m:val="p"/>
          </m:rPr>
          <m:t>=</m:t>
        </m:r>
        <m:r>
          <m:rPr/>
          <m:t>1</m:t>
        </m:r>
        <m:r>
          <m:rPr>
            <m:sty m:val="p"/>
          </m:rPr>
          <m:t>−</m:t>
        </m:r>
        <m:f>
          <m:fPr/>
          <m:num>
            <m:r>
              <m:rPr/>
              <m:t>2</m:t>
            </m:r>
            <m:r>
              <m:rPr>
                <m:sty m:val="p"/>
              </m:rPr>
              <m:t>|</m:t>
            </m:r>
            <m:sSub>
              <m:sSubPr/>
              <m:e>
                <m:r>
                  <m:rPr/>
                  <m:t>E</m:t>
                </m:r>
              </m:e>
              <m:sub>
                <m:r>
                  <m:rPr/>
                  <m:t>c</m:t>
                </m:r>
              </m:sub>
            </m:sSub>
            <m:r>
              <m:rPr>
                <m:sty m:val="p"/>
              </m:rPr>
              <m:t>|</m:t>
            </m:r>
          </m:num>
          <m:den>
            <m:r>
              <m:rPr/>
              <m:t>n</m:t>
            </m:r>
            <m:r>
              <m:rPr>
                <m:sty m:val="p"/>
              </m:rPr>
              <m:t>(</m:t>
            </m:r>
            <m:r>
              <m:rPr/>
              <m:t>n</m:t>
            </m:r>
            <m:r>
              <m:rPr>
                <m:sty m:val="p"/>
              </m:rPr>
              <m:t>−</m:t>
            </m:r>
            <m:r>
              <m:rPr/>
              <m:t>1</m:t>
            </m:r>
            <m:r>
              <m:rPr>
                <m:sty m:val="p"/>
              </m:rPr>
              <m:t>)</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（2.6）</w:t>
      </w:r>
    </w:p>
    <w:p w14:paraId="1EA12559">
      <w:pPr>
        <w:spacing w:before="0" w:after="0" w:line="360" w:lineRule="auto"/>
        <w:ind w:firstLine="420"/>
        <w:jc w:val="both"/>
      </w:pPr>
      <w:r>
        <w:rPr>
          <w:rFonts w:ascii="Times New Roman" w:hAnsi="Times New Roman" w:eastAsia="宋体"/>
          <w:b w:val="0"/>
          <w:i w:val="0"/>
          <w:color w:val="000000"/>
          <w:sz w:val="24"/>
        </w:rPr>
        <w:t>式（2.6）定义候选过滤率 η，其中 |E</w:t>
      </w:r>
      <w:r>
        <w:rPr>
          <w:rFonts w:ascii="Times New Roman" w:hAnsi="Times New Roman" w:eastAsia="宋体"/>
          <w:b w:val="0"/>
          <w:i w:val="0"/>
          <w:color w:val="000000"/>
          <w:sz w:val="24"/>
          <w:vertAlign w:val="subscript"/>
          <w:rPrChange w:id="256" w:author="Zzzzzzzz.h" w:date="2026-06-03T01:04:37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表示数据库过滤后保留的候选谱图对数量，二项式项表示完整两两比较的谱图对数量。η 越接近 1，说明数据库过滤排除的无效比较越多。</w:t>
      </w:r>
    </w:p>
    <w:p w14:paraId="4C63395F">
      <w:pPr>
        <w:spacing w:before="0" w:after="0" w:line="360" w:lineRule="auto"/>
        <w:ind w:firstLine="420"/>
        <w:jc w:val="both"/>
      </w:pPr>
      <w:r>
        <w:rPr>
          <w:rFonts w:ascii="Times New Roman" w:hAnsi="Times New Roman" w:eastAsia="宋体"/>
          <w:b w:val="0"/>
          <w:i w:val="0"/>
          <w:color w:val="000000"/>
          <w:sz w:val="24"/>
        </w:rPr>
        <w:t>数据库过滤与聚类算法之间是协同关系。过滤条件过宽时，候选数量下降有限，效率提升不明显；过滤条件过窄时，可能丢失同源谱图。TopLib 同时考虑前体质量容差、可选荷电匹配和 ±1.00235 Da 同位素误差，体现了面向去卷积自上而下谱图的工程取舍。</w:t>
      </w:r>
      <w:del w:id="257" w:author="Austin" w:date="2026-06-03T00:31:25Z">
        <w:r>
          <w:rPr>
            <w:rFonts w:ascii="Times New Roman" w:hAnsi="Times New Roman" w:eastAsia="宋体"/>
            <w:b w:val="0"/>
            <w:i w:val="0"/>
            <w:color w:val="000000"/>
            <w:sz w:val="24"/>
          </w:rPr>
          <w:delText>本文</w:delText>
        </w:r>
      </w:del>
      <w:ins w:id="258" w:author="Austin" w:date="2026-06-03T00:31:25Z">
        <w:r>
          <w:rPr>
            <w:rFonts w:hint="eastAsia"/>
            <w:b w:val="0"/>
            <w:i w:val="0"/>
            <w:color w:val="000000"/>
            <w:sz w:val="24"/>
            <w:lang w:eastAsia="zh-CN"/>
          </w:rPr>
          <w:t>本研究</w:t>
        </w:r>
      </w:ins>
      <w:r>
        <w:rPr>
          <w:rFonts w:ascii="Times New Roman" w:hAnsi="Times New Roman" w:eastAsia="宋体"/>
          <w:b w:val="0"/>
          <w:i w:val="0"/>
          <w:color w:val="000000"/>
          <w:sz w:val="24"/>
        </w:rPr>
        <w:t>实现保留前体质量、荷电状态和碎片峰相似度三个判断层次，用公开 msalign 谱图验证先候选压缩、再精细距离计算的流程。</w:t>
      </w:r>
    </w:p>
    <w:p w14:paraId="5622F226">
      <w:pPr>
        <w:pStyle w:val="2"/>
        <w:pageBreakBefore/>
        <w:jc w:val="center"/>
      </w:pPr>
      <w:r>
        <w:rPr>
          <w:rFonts w:ascii="Times New Roman" w:hAnsi="Times New Roman" w:eastAsia="黑体"/>
          <w:b/>
          <w:i w:val="0"/>
          <w:color w:val="000000"/>
          <w:sz w:val="32"/>
        </w:rPr>
        <w:t>第3章 需求分析与总体设计</w:t>
      </w:r>
    </w:p>
    <w:p w14:paraId="6939CA67">
      <w:pPr>
        <w:pStyle w:val="3"/>
        <w:jc w:val="left"/>
      </w:pPr>
      <w:r>
        <w:rPr>
          <w:rFonts w:ascii="Times New Roman" w:hAnsi="Times New Roman" w:eastAsia="黑体"/>
          <w:b/>
          <w:i w:val="0"/>
          <w:color w:val="000000"/>
          <w:sz w:val="24"/>
        </w:rPr>
        <w:t>3.1 问题定义</w:t>
      </w:r>
    </w:p>
    <w:p w14:paraId="1C21C857">
      <w:pPr>
        <w:spacing w:before="0" w:after="0" w:line="360" w:lineRule="auto"/>
        <w:ind w:firstLine="420"/>
        <w:jc w:val="both"/>
      </w:pPr>
      <w:r>
        <w:rPr>
          <w:rFonts w:ascii="Times New Roman" w:hAnsi="Times New Roman" w:eastAsia="宋体"/>
          <w:b w:val="0"/>
          <w:i w:val="0"/>
          <w:color w:val="000000"/>
          <w:sz w:val="24"/>
        </w:rPr>
        <w:t>本</w:t>
      </w:r>
      <w:del w:id="259" w:author="Austin" w:date="2026-06-03T00:31:31Z">
        <w:r>
          <w:rPr>
            <w:rFonts w:ascii="Times New Roman" w:hAnsi="Times New Roman" w:eastAsia="宋体"/>
            <w:b w:val="0"/>
            <w:i w:val="0"/>
            <w:color w:val="000000"/>
            <w:sz w:val="24"/>
          </w:rPr>
          <w:delText>文</w:delText>
        </w:r>
      </w:del>
      <w:r>
        <w:rPr>
          <w:rFonts w:ascii="Times New Roman" w:hAnsi="Times New Roman" w:eastAsia="宋体"/>
          <w:b w:val="0"/>
          <w:i w:val="0"/>
          <w:color w:val="000000"/>
          <w:sz w:val="24"/>
        </w:rPr>
        <w:t>研究的问题可以描述为：给定一批自上而下 MS/MS 谱图、前体质量、荷电状态、碎片峰列表以及 TopPIC 鉴定结果，如何在不进行完整两两比较的情况下，将可能来自同一蛋白质形态的谱图聚合为若干簇，并输出可复查的聚类质量和候选过滤指标。该问题同时涉及谱图数据管理、候选生成和图式聚类。</w:t>
      </w:r>
    </w:p>
    <w:p w14:paraId="16549052">
      <w:pPr>
        <w:spacing w:before="0" w:after="0" w:line="360" w:lineRule="auto"/>
        <w:ind w:firstLine="420"/>
        <w:jc w:val="both"/>
      </w:pPr>
      <w:r>
        <w:rPr>
          <w:rFonts w:ascii="Times New Roman" w:hAnsi="Times New Roman" w:eastAsia="宋体"/>
          <w:b w:val="0"/>
          <w:i w:val="0"/>
          <w:color w:val="000000"/>
          <w:sz w:val="24"/>
        </w:rPr>
        <w:t>从输入看，系统需要读取 msalign 谱图文件和 TopPIC 输出表，提取谱图编号、扫描号、前体质量、荷电状态、碎片峰和参考标注组。从输出看，系统需要给出候选谱图对数量、相似度保留边、聚类标签、ARI、NMI、错误聚类率、成簇谱图比例、运行时间和簇分布。</w:t>
      </w:r>
    </w:p>
    <w:p w14:paraId="6C7E16AA">
      <w:pPr>
        <w:pStyle w:val="3"/>
        <w:jc w:val="left"/>
      </w:pPr>
      <w:r>
        <w:rPr>
          <w:rFonts w:ascii="Times New Roman" w:hAnsi="Times New Roman" w:eastAsia="黑体"/>
          <w:b/>
          <w:i w:val="0"/>
          <w:color w:val="000000"/>
          <w:sz w:val="24"/>
        </w:rPr>
        <w:t>3.2 功能需求</w:t>
      </w:r>
    </w:p>
    <w:p w14:paraId="75057C6E">
      <w:pPr>
        <w:spacing w:before="0" w:after="0" w:line="360" w:lineRule="auto"/>
        <w:ind w:firstLine="420"/>
        <w:jc w:val="both"/>
      </w:pPr>
      <w:r>
        <w:rPr>
          <w:rFonts w:ascii="Times New Roman" w:hAnsi="Times New Roman" w:eastAsia="宋体"/>
          <w:b w:val="0"/>
          <w:i w:val="0"/>
          <w:color w:val="000000"/>
          <w:sz w:val="24"/>
        </w:rPr>
        <w:t>系统应具备五项核心功能。第一，公开数据读取功能，用于解析 PRIDE 下载的 msalign 文件和 TopPIC 输出表。第二，SQLite 入库功能，用于保存 spectrum 表、peak 表和必要索引。第三，候选过滤功能，根据前体质量窗口和荷电状态查询候选谱图对。第四，碎片峰比较与聚类功能，对候选谱图对计算相似度并通过 Union-Find 合并连通分量。第五，指标评价功能，用于统计聚类质量、错误聚类率、候选过滤率和阈值敏感性。</w:t>
      </w:r>
    </w:p>
    <w:p w14:paraId="5D024908">
      <w:pPr>
        <w:spacing w:after="120"/>
        <w:jc w:val="center"/>
      </w:pPr>
      <w:r>
        <w:rPr>
          <w:rFonts w:ascii="Times New Roman" w:hAnsi="Times New Roman" w:eastAsia="宋体"/>
          <w:b w:val="0"/>
          <w:i w:val="0"/>
          <w:color w:val="000000"/>
          <w:sz w:val="21"/>
        </w:rPr>
        <w:t>表1 数据库过滤规则设计</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268"/>
        <w:gridCol w:w="2381"/>
        <w:gridCol w:w="4422"/>
      </w:tblGrid>
      <w:tr w14:paraId="4DEA0CF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771" w:type="dxa"/>
            <w:tcBorders>
              <w:bottom w:val="single" w:color="000000" w:sz="8" w:space="0"/>
            </w:tcBorders>
            <w:vAlign w:val="center"/>
          </w:tcPr>
          <w:p w14:paraId="4651DB79">
            <w:pPr>
              <w:spacing w:before="0" w:after="0" w:line="288" w:lineRule="auto"/>
              <w:jc w:val="center"/>
            </w:pPr>
            <w:r>
              <w:rPr>
                <w:rFonts w:ascii="Times New Roman" w:hAnsi="Times New Roman" w:eastAsia="宋体"/>
                <w:b/>
                <w:i w:val="0"/>
                <w:color w:val="000000"/>
                <w:sz w:val="21"/>
              </w:rPr>
              <w:t>过滤规则</w:t>
            </w:r>
          </w:p>
        </w:tc>
        <w:tc>
          <w:tcPr>
            <w:tcW w:w="2771" w:type="dxa"/>
            <w:tcBorders>
              <w:bottom w:val="single" w:color="000000" w:sz="8" w:space="0"/>
            </w:tcBorders>
            <w:vAlign w:val="center"/>
          </w:tcPr>
          <w:p w14:paraId="64D9700D">
            <w:pPr>
              <w:spacing w:before="0" w:after="0" w:line="288" w:lineRule="auto"/>
              <w:jc w:val="center"/>
            </w:pPr>
            <w:r>
              <w:rPr>
                <w:rFonts w:ascii="Times New Roman" w:hAnsi="Times New Roman" w:eastAsia="宋体"/>
                <w:b/>
                <w:i w:val="0"/>
                <w:color w:val="000000"/>
                <w:sz w:val="21"/>
              </w:rPr>
              <w:t>参数设置</w:t>
            </w:r>
          </w:p>
        </w:tc>
        <w:tc>
          <w:tcPr>
            <w:tcW w:w="2771" w:type="dxa"/>
            <w:tcBorders>
              <w:bottom w:val="single" w:color="000000" w:sz="8" w:space="0"/>
            </w:tcBorders>
            <w:vAlign w:val="center"/>
          </w:tcPr>
          <w:p w14:paraId="348A0B52">
            <w:pPr>
              <w:spacing w:before="0" w:after="0" w:line="288" w:lineRule="auto"/>
              <w:jc w:val="center"/>
            </w:pPr>
            <w:r>
              <w:rPr>
                <w:rFonts w:ascii="Times New Roman" w:hAnsi="Times New Roman" w:eastAsia="宋体"/>
                <w:b/>
                <w:i w:val="0"/>
                <w:color w:val="000000"/>
                <w:sz w:val="21"/>
              </w:rPr>
              <w:t>设计目的</w:t>
            </w:r>
          </w:p>
        </w:tc>
      </w:tr>
      <w:tr w14:paraId="147E0F8A">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63AA7BF6">
            <w:pPr>
              <w:spacing w:before="0" w:after="0" w:line="288" w:lineRule="auto"/>
              <w:jc w:val="center"/>
            </w:pPr>
            <w:r>
              <w:rPr>
                <w:rFonts w:ascii="Times New Roman" w:hAnsi="Times New Roman" w:eastAsia="宋体"/>
                <w:b w:val="0"/>
                <w:i w:val="0"/>
                <w:color w:val="000000"/>
                <w:sz w:val="21"/>
              </w:rPr>
              <w:t>前体质量容差</w:t>
            </w:r>
          </w:p>
        </w:tc>
        <w:tc>
          <w:tcPr>
            <w:tcW w:w="2381" w:type="dxa"/>
            <w:vAlign w:val="center"/>
          </w:tcPr>
          <w:p w14:paraId="04BD10F3">
            <w:pPr>
              <w:spacing w:before="0" w:after="0" w:line="288" w:lineRule="auto"/>
              <w:jc w:val="left"/>
            </w:pPr>
            <w:r>
              <w:rPr>
                <w:rFonts w:ascii="Times New Roman" w:hAnsi="Times New Roman" w:eastAsia="宋体"/>
                <w:b w:val="0"/>
                <w:i w:val="0"/>
                <w:color w:val="000000"/>
                <w:sz w:val="21"/>
              </w:rPr>
              <w:t>默认 10 ppm 或 2.2 Da</w:t>
            </w:r>
          </w:p>
        </w:tc>
        <w:tc>
          <w:tcPr>
            <w:tcW w:w="4422" w:type="dxa"/>
            <w:vAlign w:val="center"/>
          </w:tcPr>
          <w:p w14:paraId="24D44398">
            <w:pPr>
              <w:spacing w:before="0" w:after="0" w:line="288" w:lineRule="auto"/>
              <w:jc w:val="left"/>
            </w:pPr>
            <w:r>
              <w:rPr>
                <w:rFonts w:ascii="Times New Roman" w:hAnsi="Times New Roman" w:eastAsia="宋体"/>
                <w:b w:val="0"/>
                <w:i w:val="0"/>
                <w:color w:val="000000"/>
                <w:sz w:val="21"/>
              </w:rPr>
              <w:t>先按前体质量缩小代表谱图候选范围，避免对全部库谱图进行 fragment distance 计算。</w:t>
            </w:r>
          </w:p>
        </w:tc>
      </w:tr>
      <w:tr w14:paraId="528B588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66D20491">
            <w:pPr>
              <w:spacing w:before="0" w:after="0" w:line="288" w:lineRule="auto"/>
              <w:jc w:val="center"/>
            </w:pPr>
            <w:r>
              <w:rPr>
                <w:rFonts w:ascii="Times New Roman" w:hAnsi="Times New Roman" w:eastAsia="宋体"/>
                <w:b w:val="0"/>
                <w:i w:val="0"/>
                <w:color w:val="000000"/>
                <w:sz w:val="21"/>
              </w:rPr>
              <w:t>荷电状态匹配</w:t>
            </w:r>
          </w:p>
        </w:tc>
        <w:tc>
          <w:tcPr>
            <w:tcW w:w="2381" w:type="dxa"/>
            <w:vAlign w:val="center"/>
          </w:tcPr>
          <w:p w14:paraId="5AE7B17B">
            <w:pPr>
              <w:spacing w:before="0" w:after="0" w:line="288" w:lineRule="auto"/>
              <w:jc w:val="left"/>
            </w:pPr>
            <w:r>
              <w:rPr>
                <w:rFonts w:ascii="Times New Roman" w:hAnsi="Times New Roman" w:eastAsia="宋体"/>
                <w:b w:val="0"/>
                <w:i w:val="0"/>
                <w:color w:val="000000"/>
                <w:sz w:val="21"/>
              </w:rPr>
              <w:t>charge matching 可选</w:t>
            </w:r>
          </w:p>
        </w:tc>
        <w:tc>
          <w:tcPr>
            <w:tcW w:w="4422" w:type="dxa"/>
            <w:vAlign w:val="center"/>
          </w:tcPr>
          <w:p w14:paraId="666CD3F5">
            <w:pPr>
              <w:spacing w:before="0" w:after="0" w:line="288" w:lineRule="auto"/>
              <w:jc w:val="left"/>
            </w:pPr>
            <w:r>
              <w:rPr>
                <w:rFonts w:ascii="Times New Roman" w:hAnsi="Times New Roman" w:eastAsia="宋体"/>
                <w:b w:val="0"/>
                <w:i w:val="0"/>
                <w:color w:val="000000"/>
                <w:sz w:val="21"/>
              </w:rPr>
              <w:t>当参数要求荷电一致时，只保留前体电荷相同的候选代表谱图。</w:t>
            </w:r>
          </w:p>
        </w:tc>
      </w:tr>
      <w:tr w14:paraId="38013C2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25C75135">
            <w:pPr>
              <w:spacing w:before="0" w:after="0" w:line="288" w:lineRule="auto"/>
              <w:jc w:val="center"/>
            </w:pPr>
            <w:r>
              <w:rPr>
                <w:rFonts w:ascii="Times New Roman" w:hAnsi="Times New Roman" w:eastAsia="宋体"/>
                <w:b w:val="0"/>
                <w:i w:val="0"/>
                <w:color w:val="000000"/>
                <w:sz w:val="21"/>
              </w:rPr>
              <w:t>同位素误差兼容</w:t>
            </w:r>
          </w:p>
        </w:tc>
        <w:tc>
          <w:tcPr>
            <w:tcW w:w="2381" w:type="dxa"/>
            <w:vAlign w:val="center"/>
          </w:tcPr>
          <w:p w14:paraId="4737D5A5">
            <w:pPr>
              <w:spacing w:before="0" w:after="0" w:line="288" w:lineRule="auto"/>
              <w:jc w:val="left"/>
            </w:pPr>
            <w:r>
              <w:rPr>
                <w:rFonts w:ascii="Times New Roman" w:hAnsi="Times New Roman" w:eastAsia="宋体"/>
                <w:b w:val="0"/>
                <w:i w:val="0"/>
                <w:color w:val="000000"/>
                <w:sz w:val="21"/>
              </w:rPr>
              <w:t>允许 ±1.00235 Da</w:t>
            </w:r>
          </w:p>
        </w:tc>
        <w:tc>
          <w:tcPr>
            <w:tcW w:w="4422" w:type="dxa"/>
            <w:vAlign w:val="center"/>
          </w:tcPr>
          <w:p w14:paraId="427A8C12">
            <w:pPr>
              <w:spacing w:before="0" w:after="0" w:line="288" w:lineRule="auto"/>
              <w:jc w:val="left"/>
            </w:pPr>
            <w:r>
              <w:rPr>
                <w:rFonts w:ascii="Times New Roman" w:hAnsi="Times New Roman" w:eastAsia="宋体"/>
                <w:b w:val="0"/>
                <w:i w:val="0"/>
                <w:color w:val="000000"/>
                <w:sz w:val="21"/>
              </w:rPr>
              <w:t>兼容去卷积过程中常见的一阶同位素质量偏移，降低有效匹配被误过滤的风险。</w:t>
            </w:r>
          </w:p>
        </w:tc>
      </w:tr>
      <w:tr w14:paraId="43C3CBC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6ED3CCE2">
            <w:pPr>
              <w:spacing w:before="0" w:after="0" w:line="288" w:lineRule="auto"/>
              <w:jc w:val="center"/>
            </w:pPr>
            <w:r>
              <w:rPr>
                <w:rFonts w:ascii="Times New Roman" w:hAnsi="Times New Roman" w:eastAsia="宋体"/>
                <w:b w:val="0"/>
                <w:i w:val="0"/>
                <w:color w:val="000000"/>
                <w:sz w:val="21"/>
              </w:rPr>
              <w:t>碎片峰距离</w:t>
            </w:r>
          </w:p>
        </w:tc>
        <w:tc>
          <w:tcPr>
            <w:tcW w:w="2381" w:type="dxa"/>
            <w:vAlign w:val="center"/>
          </w:tcPr>
          <w:p w14:paraId="74713400">
            <w:pPr>
              <w:spacing w:before="0" w:after="0" w:line="288" w:lineRule="auto"/>
              <w:jc w:val="left"/>
            </w:pPr>
            <w:r>
              <w:rPr>
                <w:rFonts w:ascii="Times New Roman" w:hAnsi="Times New Roman" w:eastAsia="宋体"/>
                <w:b w:val="0"/>
                <w:i w:val="0"/>
                <w:color w:val="000000"/>
                <w:sz w:val="21"/>
              </w:rPr>
              <w:t>默认 fragment error = 10 ppm</w:t>
            </w:r>
          </w:p>
        </w:tc>
        <w:tc>
          <w:tcPr>
            <w:tcW w:w="4422" w:type="dxa"/>
            <w:vAlign w:val="center"/>
          </w:tcPr>
          <w:p w14:paraId="31C60708">
            <w:pPr>
              <w:spacing w:before="0" w:after="0" w:line="288" w:lineRule="auto"/>
              <w:jc w:val="left"/>
            </w:pPr>
            <w:r>
              <w:rPr>
                <w:rFonts w:ascii="Times New Roman" w:hAnsi="Times New Roman" w:eastAsia="宋体"/>
                <w:b w:val="0"/>
                <w:i w:val="0"/>
                <w:color w:val="000000"/>
                <w:sz w:val="21"/>
              </w:rPr>
              <w:t>候选生成后再对前 50 个碎片峰计算距离，并选择最佳目标或诱饵命中。</w:t>
            </w:r>
          </w:p>
        </w:tc>
      </w:tr>
    </w:tbl>
    <w:p w14:paraId="04F0968B"/>
    <w:p w14:paraId="0EF384B9">
      <w:pPr>
        <w:spacing w:before="0" w:after="0" w:line="360" w:lineRule="auto"/>
        <w:ind w:firstLine="420"/>
        <w:jc w:val="both"/>
      </w:pPr>
      <w:r>
        <w:rPr>
          <w:rFonts w:ascii="Times New Roman" w:hAnsi="Times New Roman" w:eastAsia="宋体"/>
          <w:b w:val="0"/>
          <w:i w:val="0"/>
          <w:color w:val="000000"/>
          <w:sz w:val="24"/>
        </w:rPr>
        <w:t>其中，候选过滤功能是</w:t>
      </w:r>
      <w:del w:id="260" w:author="Austin" w:date="2026-06-03T00:31:37Z">
        <w:r>
          <w:rPr>
            <w:rFonts w:ascii="Times New Roman" w:hAnsi="Times New Roman" w:eastAsia="宋体"/>
            <w:b w:val="0"/>
            <w:i w:val="0"/>
            <w:color w:val="000000"/>
            <w:sz w:val="24"/>
          </w:rPr>
          <w:delText>本文</w:delText>
        </w:r>
      </w:del>
      <w:ins w:id="261" w:author="Austin" w:date="2026-06-03T00:31:37Z">
        <w:r>
          <w:rPr>
            <w:rFonts w:hint="eastAsia"/>
            <w:b w:val="0"/>
            <w:i w:val="0"/>
            <w:color w:val="000000"/>
            <w:sz w:val="24"/>
            <w:lang w:eastAsia="zh-CN"/>
          </w:rPr>
          <w:t>本研究</w:t>
        </w:r>
      </w:ins>
      <w:r>
        <w:rPr>
          <w:rFonts w:ascii="Times New Roman" w:hAnsi="Times New Roman" w:eastAsia="宋体"/>
          <w:b w:val="0"/>
          <w:i w:val="0"/>
          <w:color w:val="000000"/>
          <w:sz w:val="24"/>
        </w:rPr>
        <w:t>算法的核心。过滤阶段不改变谱图峰列表，也不直接判定最终簇，而是作为碎片峰相似度计算之前的候选压缩层。这样能够保持流程可解释，并且便于观察候选数量减少对后续聚类的影响。</w:t>
      </w:r>
    </w:p>
    <w:p w14:paraId="0841C002">
      <w:pPr>
        <w:pStyle w:val="3"/>
        <w:jc w:val="left"/>
      </w:pPr>
      <w:r>
        <w:rPr>
          <w:rFonts w:ascii="Times New Roman" w:hAnsi="Times New Roman" w:eastAsia="黑体"/>
          <w:b/>
          <w:i w:val="0"/>
          <w:color w:val="000000"/>
          <w:sz w:val="24"/>
        </w:rPr>
        <w:t>3.3 总体流程设计</w:t>
      </w:r>
    </w:p>
    <w:p w14:paraId="4C9B7D95">
      <w:pPr>
        <w:spacing w:before="0" w:after="0" w:line="360" w:lineRule="auto"/>
        <w:ind w:firstLine="420"/>
        <w:jc w:val="both"/>
      </w:pPr>
      <w:r>
        <w:rPr>
          <w:rFonts w:ascii="Times New Roman" w:hAnsi="Times New Roman" w:eastAsia="宋体"/>
          <w:b w:val="0"/>
          <w:i w:val="0"/>
          <w:color w:val="000000"/>
          <w:sz w:val="24"/>
        </w:rPr>
        <w:t>系统总体流程包括公开数据获取与解析、数据库构建、候选过滤、碎片峰相似度计算、连通分量聚类、指标评价和结果记录。程序首先读取 PRIDE PXD019368 中的 msalign 谱图和 TopPIC 搜索输出表，生成参考标注组；随后将谱图元数据和前 50 个高强度碎片峰写入 SQLite；最后在数据库候选对上计算碎片峰相似度并输出实验结果。</w:t>
      </w:r>
    </w:p>
    <w:p w14:paraId="539BC005">
      <w:pPr>
        <w:jc w:val="center"/>
      </w:pPr>
      <w:r>
        <w:drawing>
          <wp:inline distT="0" distB="0" distL="114300" distR="114300">
            <wp:extent cx="5471795" cy="2735580"/>
            <wp:effectExtent l="0" t="0" r="146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472000" cy="2736000"/>
                    </a:xfrm>
                    <a:prstGeom prst="rect">
                      <a:avLst/>
                    </a:prstGeom>
                  </pic:spPr>
                </pic:pic>
              </a:graphicData>
            </a:graphic>
          </wp:inline>
        </w:drawing>
      </w:r>
    </w:p>
    <w:p w14:paraId="15404D47">
      <w:pPr>
        <w:spacing w:after="120"/>
        <w:jc w:val="center"/>
      </w:pPr>
      <w:r>
        <w:rPr>
          <w:rFonts w:ascii="Times New Roman" w:hAnsi="Times New Roman" w:eastAsia="宋体"/>
          <w:b w:val="0"/>
          <w:i w:val="0"/>
          <w:color w:val="000000"/>
          <w:sz w:val="21"/>
        </w:rPr>
        <w:t>图5 数据库过滤谱图聚类算法总体流程图</w:t>
      </w:r>
    </w:p>
    <w:p w14:paraId="4599FDDB">
      <w:pPr>
        <w:spacing w:before="0" w:after="0" w:line="360" w:lineRule="auto"/>
        <w:ind w:firstLine="420"/>
        <w:jc w:val="both"/>
      </w:pPr>
      <w:r>
        <w:rPr>
          <w:rFonts w:ascii="Times New Roman" w:hAnsi="Times New Roman" w:eastAsia="宋体"/>
          <w:b w:val="0"/>
          <w:i w:val="0"/>
          <w:color w:val="000000"/>
          <w:sz w:val="24"/>
        </w:rPr>
        <w:t>总体流程图体现了</w:t>
      </w:r>
      <w:del w:id="262" w:author="Austin" w:date="2026-06-03T00:31:39Z">
        <w:r>
          <w:rPr>
            <w:rFonts w:ascii="Times New Roman" w:hAnsi="Times New Roman" w:eastAsia="宋体"/>
            <w:b w:val="0"/>
            <w:i w:val="0"/>
            <w:color w:val="000000"/>
            <w:sz w:val="24"/>
          </w:rPr>
          <w:delText>本文</w:delText>
        </w:r>
      </w:del>
      <w:ins w:id="263" w:author="Austin" w:date="2026-06-03T00:31:39Z">
        <w:r>
          <w:rPr>
            <w:rFonts w:hint="eastAsia"/>
            <w:b w:val="0"/>
            <w:i w:val="0"/>
            <w:color w:val="000000"/>
            <w:sz w:val="24"/>
            <w:lang w:eastAsia="zh-CN"/>
          </w:rPr>
          <w:t>本研究</w:t>
        </w:r>
      </w:ins>
      <w:r>
        <w:rPr>
          <w:rFonts w:ascii="Times New Roman" w:hAnsi="Times New Roman" w:eastAsia="宋体"/>
          <w:b w:val="0"/>
          <w:i w:val="0"/>
          <w:color w:val="000000"/>
          <w:sz w:val="24"/>
        </w:rPr>
        <w:t>算法与直接比较算法的区别。输入谱图先进入数据库，系统利用 spectrum 表中的前体质量和荷电状态完成候选压缩；候选集合形成后，程序才读取峰列表并计算碎片峰余弦相似度，最后把达到阈值的候选对作为图边进行合并。</w:t>
      </w:r>
    </w:p>
    <w:p w14:paraId="7687478A">
      <w:pPr>
        <w:tabs>
          <w:tab w:val="center" w:pos="4195"/>
          <w:tab w:val="right" w:pos="8617"/>
        </w:tabs>
        <w:spacing w:before="120" w:after="120" w:line="312" w:lineRule="auto"/>
        <w:jc w:val="left"/>
      </w:pPr>
      <w:r>
        <w:tab/>
      </w:r>
      <m:oMath>
        <m:sSub>
          <m:sSubPr/>
          <m:e>
            <m:r>
              <m:rPr/>
              <m:t>C</m:t>
            </m:r>
          </m:e>
          <m:sub>
            <m:r>
              <m:rPr/>
              <m:t>i</m:t>
            </m:r>
          </m:sub>
        </m:sSub>
        <m:r>
          <m:rPr>
            <m:sty m:val="p"/>
          </m:rPr>
          <m:t>={</m:t>
        </m:r>
        <m:sSub>
          <m:sSubPr/>
          <m:e>
            <m:r>
              <m:rPr/>
              <m:t>S</m:t>
            </m:r>
          </m:e>
          <m:sub>
            <m:r>
              <m:rPr/>
              <m:t>j</m:t>
            </m:r>
          </m:sub>
        </m:sSub>
        <m:r>
          <m:rPr>
            <m:sty m:val="p"/>
          </m:rPr>
          <m:t>∣|</m:t>
        </m:r>
        <m:sSub>
          <m:sSubPr/>
          <m:e>
            <m:r>
              <m:rPr/>
              <m:t>m</m:t>
            </m:r>
          </m:e>
          <m:sub>
            <m:r>
              <m:rPr/>
              <m:t>i</m:t>
            </m:r>
          </m:sub>
        </m:sSub>
        <m:r>
          <m:rPr>
            <m:sty m:val="p"/>
          </m:rPr>
          <m:t>−</m:t>
        </m:r>
        <m:sSub>
          <m:sSubPr/>
          <m:e>
            <m:r>
              <m:rPr/>
              <m:t>m</m:t>
            </m:r>
          </m:e>
          <m:sub>
            <m:r>
              <m:rPr/>
              <m:t>j</m:t>
            </m:r>
          </m:sub>
        </m:sSub>
        <m:r>
          <m:rPr>
            <m:sty m:val="p"/>
          </m:rPr>
          <m:t>|≤</m:t>
        </m:r>
        <m:sSub>
          <m:sSubPr/>
          <m:e>
            <m:r>
              <m:rPr/>
              <m:t>δ</m:t>
            </m:r>
          </m:e>
          <m:sub>
            <m:r>
              <m:rPr/>
              <m:t>m</m:t>
            </m:r>
          </m:sub>
        </m:sSub>
        <m:r>
          <m:rPr>
            <m:sty m:val="p"/>
          </m:rPr>
          <m:t>,</m:t>
        </m:r>
        <m:r>
          <m:rPr/>
          <m:t> </m:t>
        </m:r>
        <m:sSub>
          <m:sSubPr/>
          <m:e>
            <m:r>
              <m:rPr/>
              <m:t>z</m:t>
            </m:r>
          </m:e>
          <m:sub>
            <m:r>
              <m:rPr/>
              <m:t>i</m:t>
            </m:r>
          </m:sub>
        </m:sSub>
        <m:r>
          <m:rPr>
            <m:sty m:val="p"/>
          </m:rPr>
          <m:t>=</m:t>
        </m:r>
        <m:sSub>
          <m:sSubPr/>
          <m:e>
            <m:r>
              <m:rPr/>
              <m:t>z</m:t>
            </m:r>
          </m:e>
          <m:sub>
            <m:r>
              <m:rPr/>
              <m:t>j</m:t>
            </m:r>
          </m:sub>
        </m:sSub>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（3.1）</w:t>
      </w:r>
    </w:p>
    <w:p w14:paraId="1B74F1FC">
      <w:pPr>
        <w:spacing w:before="0" w:after="0" w:line="360" w:lineRule="auto"/>
        <w:ind w:firstLine="420"/>
        <w:jc w:val="both"/>
      </w:pPr>
      <w:r>
        <w:rPr>
          <w:rFonts w:ascii="Times New Roman" w:hAnsi="Times New Roman" w:eastAsia="宋体"/>
          <w:b w:val="0"/>
          <w:i w:val="0"/>
          <w:color w:val="000000"/>
          <w:sz w:val="24"/>
        </w:rPr>
        <w:t>式（3.1）定义了单条谱图的候选集合。其中，前体质量差不能超过质量窗口，荷电状态需要一致。该定义把物理属性近邻关系放在相似度计算之前处理，后续碎片峰相似度只在候选集合内计算。</w:t>
      </w:r>
    </w:p>
    <w:p w14:paraId="55910C92">
      <w:pPr>
        <w:pStyle w:val="2"/>
        <w:pageBreakBefore/>
        <w:jc w:val="center"/>
      </w:pPr>
      <w:r>
        <w:rPr>
          <w:rFonts w:ascii="Times New Roman" w:hAnsi="Times New Roman" w:eastAsia="黑体"/>
          <w:b/>
          <w:i w:val="0"/>
          <w:color w:val="000000"/>
          <w:sz w:val="32"/>
        </w:rPr>
        <w:t>第4章 数据库过滤谱图聚类算法设计</w:t>
      </w:r>
    </w:p>
    <w:p w14:paraId="4A4BAE05">
      <w:pPr>
        <w:pStyle w:val="3"/>
        <w:jc w:val="left"/>
      </w:pPr>
      <w:r>
        <w:rPr>
          <w:rFonts w:ascii="Times New Roman" w:hAnsi="Times New Roman" w:eastAsia="黑体"/>
          <w:b/>
          <w:i w:val="0"/>
          <w:color w:val="000000"/>
          <w:sz w:val="24"/>
        </w:rPr>
        <w:t>4.1 数据库结构设计</w:t>
      </w:r>
    </w:p>
    <w:p w14:paraId="2EC9CF26">
      <w:pPr>
        <w:spacing w:before="0" w:after="0" w:line="360" w:lineRule="auto"/>
        <w:ind w:firstLine="420"/>
        <w:jc w:val="both"/>
      </w:pPr>
      <w:r>
        <w:rPr>
          <w:rFonts w:ascii="Times New Roman" w:hAnsi="Times New Roman" w:eastAsia="宋体"/>
          <w:b w:val="0"/>
          <w:i w:val="0"/>
          <w:color w:val="000000"/>
          <w:sz w:val="24"/>
        </w:rPr>
        <w:t>数据库结构设计的目标不是简单保存谱图文件，而是把谱图元数据和碎片峰拆分为可查询、可扩展的层次。TopLib 官方数据库包含 projects、species、samples、methods、experiments、files、spectra、masses 等表，用于记录实验来源、仪器方法、原始文件、去卷积谱图和后续聚类编号。</w:t>
      </w:r>
      <w:del w:id="264" w:author="Austin" w:date="2026-06-03T00:31:42Z">
        <w:r>
          <w:rPr>
            <w:rFonts w:ascii="Times New Roman" w:hAnsi="Times New Roman" w:eastAsia="宋体"/>
            <w:b w:val="0"/>
            <w:i w:val="0"/>
            <w:color w:val="000000"/>
            <w:sz w:val="24"/>
          </w:rPr>
          <w:delText>本文</w:delText>
        </w:r>
      </w:del>
      <w:ins w:id="265" w:author="Austin" w:date="2026-06-03T00:31:42Z">
        <w:r>
          <w:rPr>
            <w:rFonts w:hint="eastAsia"/>
            <w:b w:val="0"/>
            <w:i w:val="0"/>
            <w:color w:val="000000"/>
            <w:sz w:val="24"/>
            <w:lang w:eastAsia="zh-CN"/>
          </w:rPr>
          <w:t>本研究</w:t>
        </w:r>
      </w:ins>
      <w:r>
        <w:rPr>
          <w:rFonts w:ascii="Times New Roman" w:hAnsi="Times New Roman" w:eastAsia="宋体"/>
          <w:b w:val="0"/>
          <w:i w:val="0"/>
          <w:color w:val="000000"/>
          <w:sz w:val="24"/>
        </w:rPr>
        <w:t>实验程序保留其中与候选过滤最直接相关的 spectrum 与 peak 两类数据。</w:t>
      </w:r>
    </w:p>
    <w:p w14:paraId="4FC8661C">
      <w:pPr>
        <w:spacing w:after="120"/>
        <w:jc w:val="center"/>
      </w:pPr>
      <w:r>
        <w:rPr>
          <w:rFonts w:ascii="Times New Roman" w:hAnsi="Times New Roman" w:eastAsia="宋体"/>
          <w:b w:val="0"/>
          <w:i w:val="0"/>
          <w:color w:val="000000"/>
          <w:sz w:val="21"/>
        </w:rPr>
        <w:t>表2 TopLib SQLite 核心数据表设计</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01"/>
        <w:gridCol w:w="3515"/>
        <w:gridCol w:w="3855"/>
      </w:tblGrid>
      <w:tr w14:paraId="3AB8D27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771" w:type="dxa"/>
            <w:tcBorders>
              <w:bottom w:val="single" w:color="000000" w:sz="8" w:space="0"/>
            </w:tcBorders>
            <w:vAlign w:val="center"/>
          </w:tcPr>
          <w:p w14:paraId="5548DA0F">
            <w:pPr>
              <w:spacing w:before="0" w:after="0" w:line="288" w:lineRule="auto"/>
              <w:jc w:val="center"/>
            </w:pPr>
            <w:r>
              <w:rPr>
                <w:rFonts w:ascii="Times New Roman" w:hAnsi="Times New Roman" w:eastAsia="宋体"/>
                <w:b/>
                <w:i w:val="0"/>
                <w:color w:val="000000"/>
                <w:sz w:val="21"/>
              </w:rPr>
              <w:t>数据表</w:t>
            </w:r>
          </w:p>
        </w:tc>
        <w:tc>
          <w:tcPr>
            <w:tcW w:w="2771" w:type="dxa"/>
            <w:tcBorders>
              <w:bottom w:val="single" w:color="000000" w:sz="8" w:space="0"/>
            </w:tcBorders>
            <w:vAlign w:val="center"/>
          </w:tcPr>
          <w:p w14:paraId="071B3084">
            <w:pPr>
              <w:spacing w:before="0" w:after="0" w:line="288" w:lineRule="auto"/>
              <w:jc w:val="center"/>
            </w:pPr>
            <w:r>
              <w:rPr>
                <w:rFonts w:ascii="Times New Roman" w:hAnsi="Times New Roman" w:eastAsia="宋体"/>
                <w:b/>
                <w:i w:val="0"/>
                <w:color w:val="000000"/>
                <w:sz w:val="21"/>
              </w:rPr>
              <w:t>关键字段</w:t>
            </w:r>
          </w:p>
        </w:tc>
        <w:tc>
          <w:tcPr>
            <w:tcW w:w="2771" w:type="dxa"/>
            <w:tcBorders>
              <w:bottom w:val="single" w:color="000000" w:sz="8" w:space="0"/>
            </w:tcBorders>
            <w:vAlign w:val="center"/>
          </w:tcPr>
          <w:p w14:paraId="390FFBFD">
            <w:pPr>
              <w:spacing w:before="0" w:after="0" w:line="288" w:lineRule="auto"/>
              <w:jc w:val="center"/>
            </w:pPr>
            <w:r>
              <w:rPr>
                <w:rFonts w:ascii="Times New Roman" w:hAnsi="Times New Roman" w:eastAsia="宋体"/>
                <w:b/>
                <w:i w:val="0"/>
                <w:color w:val="000000"/>
                <w:sz w:val="21"/>
              </w:rPr>
              <w:t>用途说明</w:t>
            </w:r>
          </w:p>
        </w:tc>
      </w:tr>
      <w:tr w14:paraId="6CE0C22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5DF5BBEE">
            <w:pPr>
              <w:spacing w:before="0" w:after="0" w:line="288" w:lineRule="auto"/>
              <w:jc w:val="center"/>
            </w:pPr>
            <w:r>
              <w:rPr>
                <w:rFonts w:ascii="Times New Roman" w:hAnsi="Times New Roman" w:eastAsia="宋体"/>
                <w:b w:val="0"/>
                <w:i w:val="0"/>
                <w:color w:val="000000"/>
                <w:sz w:val="21"/>
              </w:rPr>
              <w:t>spectra</w:t>
            </w:r>
          </w:p>
        </w:tc>
        <w:tc>
          <w:tcPr>
            <w:tcW w:w="3515" w:type="dxa"/>
            <w:vAlign w:val="center"/>
          </w:tcPr>
          <w:p w14:paraId="1CAD2C95">
            <w:pPr>
              <w:spacing w:before="0" w:after="0" w:line="288" w:lineRule="auto"/>
              <w:jc w:val="left"/>
            </w:pPr>
            <w:r>
              <w:rPr>
                <w:rFonts w:ascii="Times New Roman" w:hAnsi="Times New Roman" w:eastAsia="宋体"/>
                <w:b w:val="0"/>
                <w:i w:val="0"/>
                <w:color w:val="000000"/>
                <w:sz w:val="21"/>
              </w:rPr>
              <w:t>spectrum_id、file_id、precursor_mass、precursor_charge、proteoform_id、cluster_id、protein_accession、e_value</w:t>
            </w:r>
          </w:p>
        </w:tc>
        <w:tc>
          <w:tcPr>
            <w:tcW w:w="3855" w:type="dxa"/>
            <w:vAlign w:val="center"/>
          </w:tcPr>
          <w:p w14:paraId="660178CB">
            <w:pPr>
              <w:spacing w:before="0" w:after="0" w:line="288" w:lineRule="auto"/>
              <w:jc w:val="left"/>
            </w:pPr>
            <w:r>
              <w:rPr>
                <w:rFonts w:ascii="Times New Roman" w:hAnsi="Times New Roman" w:eastAsia="宋体"/>
                <w:b w:val="0"/>
                <w:i w:val="0"/>
                <w:color w:val="000000"/>
                <w:sz w:val="21"/>
              </w:rPr>
              <w:t>保存每条去卷积 MS/MS 谱图的前体信息、鉴定信息和聚类编号，是构建谱图库与代表谱图的主表。</w:t>
            </w:r>
          </w:p>
        </w:tc>
      </w:tr>
      <w:tr w14:paraId="4863CD7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6EFAD810">
            <w:pPr>
              <w:spacing w:before="0" w:after="0" w:line="288" w:lineRule="auto"/>
              <w:jc w:val="center"/>
            </w:pPr>
            <w:r>
              <w:rPr>
                <w:rFonts w:ascii="Times New Roman" w:hAnsi="Times New Roman" w:eastAsia="宋体"/>
                <w:b w:val="0"/>
                <w:i w:val="0"/>
                <w:color w:val="000000"/>
                <w:sz w:val="21"/>
              </w:rPr>
              <w:t>masses</w:t>
            </w:r>
          </w:p>
        </w:tc>
        <w:tc>
          <w:tcPr>
            <w:tcW w:w="3515" w:type="dxa"/>
            <w:vAlign w:val="center"/>
          </w:tcPr>
          <w:p w14:paraId="356972D1">
            <w:pPr>
              <w:spacing w:before="0" w:after="0" w:line="288" w:lineRule="auto"/>
              <w:jc w:val="left"/>
            </w:pPr>
            <w:r>
              <w:rPr>
                <w:rFonts w:ascii="Times New Roman" w:hAnsi="Times New Roman" w:eastAsia="宋体"/>
                <w:b w:val="0"/>
                <w:i w:val="0"/>
                <w:color w:val="000000"/>
                <w:sz w:val="21"/>
              </w:rPr>
              <w:t>mass_id、spectrum_id、mass、intensity、charge</w:t>
            </w:r>
          </w:p>
        </w:tc>
        <w:tc>
          <w:tcPr>
            <w:tcW w:w="3855" w:type="dxa"/>
            <w:vAlign w:val="center"/>
          </w:tcPr>
          <w:p w14:paraId="0AA7202A">
            <w:pPr>
              <w:spacing w:before="0" w:after="0" w:line="288" w:lineRule="auto"/>
              <w:jc w:val="left"/>
            </w:pPr>
            <w:r>
              <w:rPr>
                <w:rFonts w:ascii="Times New Roman" w:hAnsi="Times New Roman" w:eastAsia="宋体"/>
                <w:b w:val="0"/>
                <w:i w:val="0"/>
                <w:color w:val="000000"/>
                <w:sz w:val="21"/>
              </w:rPr>
              <w:t>保存谱图碎片峰的质量、强度和电荷信息，供距离计算、代表谱图生成和检索匹配使用。</w:t>
            </w:r>
          </w:p>
        </w:tc>
      </w:tr>
      <w:tr w14:paraId="067EEEA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349DEF16">
            <w:pPr>
              <w:spacing w:before="0" w:after="0" w:line="288" w:lineRule="auto"/>
              <w:jc w:val="center"/>
            </w:pPr>
            <w:r>
              <w:rPr>
                <w:rFonts w:ascii="Times New Roman" w:hAnsi="Times New Roman" w:eastAsia="宋体"/>
                <w:b w:val="0"/>
                <w:i w:val="0"/>
                <w:color w:val="000000"/>
                <w:sz w:val="21"/>
              </w:rPr>
              <w:t>代表谱图表</w:t>
            </w:r>
          </w:p>
        </w:tc>
        <w:tc>
          <w:tcPr>
            <w:tcW w:w="3515" w:type="dxa"/>
            <w:vAlign w:val="center"/>
          </w:tcPr>
          <w:p w14:paraId="18270BBB">
            <w:pPr>
              <w:spacing w:before="0" w:after="0" w:line="288" w:lineRule="auto"/>
              <w:jc w:val="left"/>
            </w:pPr>
            <w:r>
              <w:rPr>
                <w:rFonts w:ascii="Times New Roman" w:hAnsi="Times New Roman" w:eastAsia="宋体"/>
                <w:b w:val="0"/>
                <w:i w:val="0"/>
                <w:color w:val="000000"/>
                <w:sz w:val="21"/>
              </w:rPr>
              <w:t>representative_id、precursor_mass、precursor_charge、mass_0 至 mass_49、norm_intensity_0 至 norm_intensity_49、flag</w:t>
            </w:r>
          </w:p>
        </w:tc>
        <w:tc>
          <w:tcPr>
            <w:tcW w:w="3855" w:type="dxa"/>
            <w:vAlign w:val="center"/>
          </w:tcPr>
          <w:p w14:paraId="1EE00A17">
            <w:pPr>
              <w:spacing w:before="0" w:after="0" w:line="288" w:lineRule="auto"/>
              <w:jc w:val="left"/>
            </w:pPr>
            <w:r>
              <w:rPr>
                <w:rFonts w:ascii="Times New Roman" w:hAnsi="Times New Roman" w:eastAsia="宋体"/>
                <w:b w:val="0"/>
                <w:i w:val="0"/>
                <w:color w:val="000000"/>
                <w:sz w:val="21"/>
              </w:rPr>
              <w:t>对应官方 target_decoy_spectra_representatives 表，保存目标库与诱饵库代表谱图，支撑 谱图库检索 和目标-诱饵判定。</w:t>
            </w:r>
          </w:p>
        </w:tc>
      </w:tr>
    </w:tbl>
    <w:p w14:paraId="227E2503"/>
    <w:p w14:paraId="5F854EF4">
      <w:pPr>
        <w:spacing w:before="0" w:after="0" w:line="360" w:lineRule="auto"/>
        <w:ind w:firstLine="420"/>
        <w:jc w:val="both"/>
      </w:pPr>
      <w:r>
        <w:rPr>
          <w:rFonts w:ascii="Times New Roman" w:hAnsi="Times New Roman" w:eastAsia="宋体"/>
          <w:b w:val="0"/>
          <w:i w:val="0"/>
          <w:color w:val="000000"/>
          <w:sz w:val="24"/>
        </w:rPr>
        <w:t>实验程序的 spectrum 表保存谱图级元数据，包括 id、参考簇标签、前体质量、荷电状态、峰数量和若干高强度峰桶；peak 表通过 spectrum_id 外键保存碎片峰质量与归一化强度。谱图级字段服务于候选过滤，峰级字段服务于向量构建和相似度计算。</w:t>
      </w:r>
    </w:p>
    <w:p w14:paraId="4AF67E44">
      <w:pPr>
        <w:jc w:val="center"/>
      </w:pPr>
      <w:r>
        <w:drawing>
          <wp:inline distT="0" distB="0" distL="114300" distR="114300">
            <wp:extent cx="5471795" cy="3079115"/>
            <wp:effectExtent l="0" t="0" r="14605"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472000" cy="3079636"/>
                    </a:xfrm>
                    <a:prstGeom prst="rect">
                      <a:avLst/>
                    </a:prstGeom>
                  </pic:spPr>
                </pic:pic>
              </a:graphicData>
            </a:graphic>
          </wp:inline>
        </w:drawing>
      </w:r>
    </w:p>
    <w:p w14:paraId="0A228740">
      <w:pPr>
        <w:spacing w:after="120"/>
        <w:jc w:val="center"/>
      </w:pPr>
      <w:r>
        <w:rPr>
          <w:rFonts w:ascii="Times New Roman" w:hAnsi="Times New Roman" w:eastAsia="宋体"/>
          <w:b w:val="0"/>
          <w:i w:val="0"/>
          <w:color w:val="000000"/>
          <w:sz w:val="21"/>
        </w:rPr>
        <w:t>图6 SQLite 数据结构与索引关系图</w:t>
      </w:r>
    </w:p>
    <w:p w14:paraId="10E54327">
      <w:pPr>
        <w:spacing w:before="0" w:after="0" w:line="360" w:lineRule="auto"/>
        <w:ind w:firstLine="420"/>
        <w:jc w:val="both"/>
      </w:pPr>
      <w:r>
        <w:rPr>
          <w:rFonts w:ascii="Times New Roman" w:hAnsi="Times New Roman" w:eastAsia="宋体"/>
          <w:b w:val="0"/>
          <w:i w:val="0"/>
          <w:color w:val="000000"/>
          <w:sz w:val="24"/>
        </w:rPr>
        <w:t>图中展示了两个核心表的运行关系。idx_spectrum_filter(charge, precursor_mass) 支持按荷电状态和前体质量范围快速查找候选谱图；idx_peak_spectrum(spectrum_id) 支持在需要计算向量或读取峰列表时快速定位碎片峰。top_bin 字段相当于轻量化的峰桶索引，用于判断两条谱图是否在主要碎片峰区域存在重叠。</w:t>
      </w:r>
    </w:p>
    <w:p w14:paraId="3818BB41">
      <w:pPr>
        <w:tabs>
          <w:tab w:val="center" w:pos="4195"/>
          <w:tab w:val="right" w:pos="8617"/>
        </w:tabs>
        <w:spacing w:before="120" w:after="120" w:line="312" w:lineRule="auto"/>
        <w:jc w:val="left"/>
      </w:pPr>
      <w:r>
        <w:tab/>
      </w:r>
      <m:oMath>
        <m:sSub>
          <m:sSubPr/>
          <m:e>
            <m:r>
              <m:rPr/>
              <m:t>B</m:t>
            </m:r>
          </m:e>
          <m:sub>
            <m:r>
              <m:rPr/>
              <m:t>i</m:t>
            </m:r>
          </m:sub>
        </m:sSub>
        <m:r>
          <m:rPr>
            <m:sty m:val="p"/>
          </m:rPr>
          <m:t>=</m:t>
        </m:r>
        <m:d>
          <m:dPr>
            <m:begChr m:val="{"/>
            <m:endChr m:val="}"/>
          </m:dPr>
          <m:e>
            <m:d>
              <m:dPr>
                <m:begChr m:val="⌊"/>
                <m:sepChr m:val=""/>
                <m:endChr m:val="⌋"/>
              </m:dPr>
              <m:e>
                <m:f>
                  <m:fPr/>
                  <m:num>
                    <m:sSub>
                      <m:sSubPr/>
                      <m:e>
                        <m:r>
                          <m:rPr/>
                          <m:t>m</m:t>
                        </m:r>
                      </m:e>
                      <m:sub>
                        <m:r>
                          <m:rPr/>
                          <m:t>ik</m:t>
                        </m:r>
                      </m:sub>
                    </m:sSub>
                  </m:num>
                  <m:den>
                    <m:r>
                      <m:rPr>
                        <m:sty m:val="p"/>
                      </m:rPr>
                      <m:t>Δ</m:t>
                    </m:r>
                    <m:r>
                      <m:rPr/>
                      <m:t>m</m:t>
                    </m:r>
                  </m:den>
                </m:f>
              </m:e>
            </m:d>
            <m:r>
              <m:rPr/>
              <m:t> </m:t>
            </m:r>
          </m:e>
          <m:e>
            <m:r>
              <m:rPr/>
              <m:t> k</m:t>
            </m:r>
            <m:r>
              <m:rPr>
                <m:sty m:val="p"/>
              </m:rPr>
              <m:t>∈TopK(</m:t>
            </m:r>
            <m:sSub>
              <m:sSubPr/>
              <m:e>
                <m:r>
                  <m:rPr/>
                  <m:t>S</m:t>
                </m:r>
              </m:e>
              <m:sub>
                <m:r>
                  <m:rPr/>
                  <m:t>i</m:t>
                </m:r>
              </m:sub>
            </m:sSub>
            <m:r>
              <m:rPr>
                <m:sty m:val="p"/>
              </m:rPr>
              <m:t>)</m:t>
            </m:r>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（4.1）</w:t>
      </w:r>
    </w:p>
    <w:p w14:paraId="012EB670">
      <w:pPr>
        <w:spacing w:before="0" w:after="0" w:line="360" w:lineRule="auto"/>
        <w:ind w:firstLine="420"/>
        <w:jc w:val="both"/>
      </w:pPr>
      <w:r>
        <w:rPr>
          <w:rFonts w:ascii="Times New Roman" w:hAnsi="Times New Roman" w:eastAsia="宋体"/>
          <w:b w:val="0"/>
          <w:i w:val="0"/>
          <w:color w:val="000000"/>
          <w:sz w:val="24"/>
        </w:rPr>
        <w:t>式（4.1）定义单条谱图的高强度峰桶集合。程序仅取每条谱图中强度较高的一部分峰参与桶集合构造，用于快速判断两条谱图是否在主要碎片峰区域存在交集。</w:t>
      </w:r>
    </w:p>
    <w:p w14:paraId="69187DC2">
      <w:pPr>
        <w:spacing w:before="0" w:after="0" w:line="360" w:lineRule="auto"/>
        <w:ind w:firstLine="420"/>
        <w:jc w:val="both"/>
      </w:pPr>
      <w:r>
        <w:rPr>
          <w:rFonts w:ascii="Times New Roman" w:hAnsi="Times New Roman" w:eastAsia="宋体"/>
          <w:b w:val="0"/>
          <w:i w:val="0"/>
          <w:color w:val="000000"/>
          <w:sz w:val="24"/>
        </w:rPr>
        <w:t>与官方 TopLib 相比，</w:t>
      </w:r>
      <w:del w:id="266" w:author="Austin" w:date="2026-06-03T00:31:44Z">
        <w:r>
          <w:rPr>
            <w:rFonts w:ascii="Times New Roman" w:hAnsi="Times New Roman" w:eastAsia="宋体"/>
            <w:b w:val="0"/>
            <w:i w:val="0"/>
            <w:color w:val="000000"/>
            <w:sz w:val="24"/>
          </w:rPr>
          <w:delText>本文</w:delText>
        </w:r>
      </w:del>
      <w:ins w:id="267" w:author="Austin" w:date="2026-06-03T00:31:44Z">
        <w:r>
          <w:rPr>
            <w:rFonts w:hint="eastAsia"/>
            <w:b w:val="0"/>
            <w:i w:val="0"/>
            <w:color w:val="000000"/>
            <w:sz w:val="24"/>
            <w:lang w:eastAsia="zh-CN"/>
          </w:rPr>
          <w:t>本研究</w:t>
        </w:r>
      </w:ins>
      <w:r>
        <w:rPr>
          <w:rFonts w:ascii="Times New Roman" w:hAnsi="Times New Roman" w:eastAsia="宋体"/>
          <w:b w:val="0"/>
          <w:i w:val="0"/>
          <w:color w:val="000000"/>
          <w:sz w:val="24"/>
        </w:rPr>
        <w:t>实验程序的表结构更轻量。这不是替代官方数据库，而是为了把候选空间压缩这一核心问题单独抽出来验证。实际工程中，若接入真实 TopLib 数据库，可将</w:t>
      </w:r>
      <w:del w:id="268" w:author="Austin" w:date="2026-06-03T00:31:46Z">
        <w:r>
          <w:rPr>
            <w:rFonts w:ascii="Times New Roman" w:hAnsi="Times New Roman" w:eastAsia="宋体"/>
            <w:b w:val="0"/>
            <w:i w:val="0"/>
            <w:color w:val="000000"/>
            <w:sz w:val="24"/>
          </w:rPr>
          <w:delText>本文</w:delText>
        </w:r>
      </w:del>
      <w:ins w:id="269" w:author="Austin" w:date="2026-06-03T00:31:46Z">
        <w:r>
          <w:rPr>
            <w:rFonts w:hint="eastAsia"/>
            <w:b w:val="0"/>
            <w:i w:val="0"/>
            <w:color w:val="000000"/>
            <w:sz w:val="24"/>
            <w:lang w:eastAsia="zh-CN"/>
          </w:rPr>
          <w:t>本研究</w:t>
        </w:r>
      </w:ins>
      <w:r>
        <w:rPr>
          <w:rFonts w:ascii="Times New Roman" w:hAnsi="Times New Roman" w:eastAsia="宋体"/>
          <w:b w:val="0"/>
          <w:i w:val="0"/>
          <w:color w:val="000000"/>
          <w:sz w:val="24"/>
        </w:rPr>
        <w:t>的 top_bin 条件扩展为碎片峰倒排索引，并保留官方的多级元数据表和代表谱图表，从而兼容多文件谱图库和目标-诱饵检索流程。</w:t>
      </w:r>
    </w:p>
    <w:p w14:paraId="656DB9E9">
      <w:pPr>
        <w:pStyle w:val="3"/>
        <w:jc w:val="left"/>
      </w:pPr>
      <w:r>
        <w:rPr>
          <w:rFonts w:ascii="Times New Roman" w:hAnsi="Times New Roman" w:eastAsia="黑体"/>
          <w:b/>
          <w:i w:val="0"/>
          <w:color w:val="000000"/>
          <w:sz w:val="24"/>
        </w:rPr>
        <w:t>4.2 候选过滤算法设计</w:t>
      </w:r>
    </w:p>
    <w:p w14:paraId="62A452B0">
      <w:pPr>
        <w:spacing w:before="0" w:after="0" w:line="360" w:lineRule="auto"/>
        <w:ind w:firstLine="420"/>
        <w:jc w:val="both"/>
      </w:pPr>
      <w:r>
        <w:rPr>
          <w:rFonts w:ascii="Times New Roman" w:hAnsi="Times New Roman" w:eastAsia="宋体"/>
          <w:b w:val="0"/>
          <w:i w:val="0"/>
          <w:color w:val="000000"/>
          <w:sz w:val="24"/>
        </w:rPr>
        <w:t>候选过滤算法采用“先粗筛、再精算”的两阶段结构。第一阶段只使用数据库中可快速查询的字段，包括前体质量、前体电荷和高强度峰桶；第二阶段才读取候选谱图的向量或前 50 个碎片峰，计算余弦相似度或 fragment cosine。这样设计的核心原因是，谱图库规模扩大时，计算量较高的操作不是读取单条记录，而是对大量不可能同簇的谱图做高维相似度计算。</w:t>
      </w:r>
    </w:p>
    <w:p w14:paraId="6B1E9358">
      <w:pPr>
        <w:spacing w:before="0" w:after="0" w:line="360" w:lineRule="auto"/>
        <w:ind w:firstLine="420"/>
        <w:jc w:val="both"/>
      </w:pPr>
      <w:ins w:id="270" w:author="Austin" w:date="2026-06-02T17:27:37Z">
        <w:r>
          <w:rPr>
            <w:rFonts w:hint="default" w:ascii="Times New Roman" w:hAnsi="Times New Roman" w:eastAsia="宋体"/>
            <w:b w:val="0"/>
            <w:i w:val="0"/>
            <w:color w:val="000000"/>
            <w:sz w:val="24"/>
          </w:rPr>
          <w:t>TopLib 的谱图库检索流程</w:t>
        </w:r>
      </w:ins>
      <w:del w:id="271" w:author="Austin" w:date="2026-06-02T17:27:37Z">
        <w:r>
          <w:rPr>
            <w:rFonts w:ascii="Times New Roman" w:hAnsi="Times New Roman" w:eastAsia="宋体"/>
            <w:b w:val="0"/>
            <w:i w:val="0"/>
            <w:color w:val="000000"/>
            <w:sz w:val="24"/>
          </w:rPr>
          <w:delText>TopLib 的 谱图库检索 流程</w:delText>
        </w:r>
      </w:del>
      <w:r>
        <w:rPr>
          <w:rFonts w:ascii="Times New Roman" w:hAnsi="Times New Roman" w:eastAsia="宋体"/>
          <w:b w:val="0"/>
          <w:i w:val="0"/>
          <w:color w:val="000000"/>
          <w:sz w:val="24"/>
        </w:rPr>
        <w:t>提供了直接依据。其候选查询会根据查询谱图和代表谱图库的前体质量计算 ppm 或 Da 容差；当启用荷电状态匹配时，还要求查询谱图与库谱图的 precursor_charge 相同。相关实现同时保留 1.00235 Da 的同位素偏移判断，用于兼容去卷积过程中常见的一阶同位素质量误差。</w:t>
      </w:r>
      <w:del w:id="272" w:author="Austin" w:date="2026-06-03T00:31:48Z">
        <w:r>
          <w:rPr>
            <w:rFonts w:ascii="Times New Roman" w:hAnsi="Times New Roman" w:eastAsia="宋体"/>
            <w:b w:val="0"/>
            <w:i w:val="0"/>
            <w:color w:val="000000"/>
            <w:sz w:val="24"/>
          </w:rPr>
          <w:delText>本文</w:delText>
        </w:r>
      </w:del>
      <w:ins w:id="273" w:author="Austin" w:date="2026-06-03T00:31:48Z">
        <w:r>
          <w:rPr>
            <w:rFonts w:hint="eastAsia"/>
            <w:b w:val="0"/>
            <w:i w:val="0"/>
            <w:color w:val="000000"/>
            <w:sz w:val="24"/>
            <w:lang w:eastAsia="zh-CN"/>
          </w:rPr>
          <w:t>本研究</w:t>
        </w:r>
      </w:ins>
      <w:r>
        <w:rPr>
          <w:rFonts w:ascii="Times New Roman" w:hAnsi="Times New Roman" w:eastAsia="宋体"/>
          <w:b w:val="0"/>
          <w:i w:val="0"/>
          <w:color w:val="000000"/>
          <w:sz w:val="24"/>
        </w:rPr>
        <w:t>在实验程序中将这一思想改写为 SQLite 条件查询。</w:t>
      </w:r>
    </w:p>
    <w:p w14:paraId="4D134F1E">
      <w:pPr>
        <w:spacing w:before="0" w:after="0" w:line="360" w:lineRule="auto"/>
        <w:ind w:firstLine="420"/>
        <w:jc w:val="both"/>
      </w:pPr>
      <w:r>
        <w:rPr>
          <w:rFonts w:ascii="Times New Roman" w:hAnsi="Times New Roman" w:eastAsia="宋体"/>
          <w:b w:val="0"/>
          <w:i w:val="0"/>
          <w:color w:val="000000"/>
          <w:sz w:val="24"/>
        </w:rPr>
        <w:t>SQLite 候选过滤的关键在于把可索引字段放在相似度计算之前。前体质量窗口用于限制质量邻近关系，荷电状态范围用于排除明显不可能匹配的谱图，高强度峰桶重叠用于保证两条谱图至少在主要碎片峰区域存在交集。</w:t>
      </w:r>
    </w:p>
    <w:p w14:paraId="14EEDFB3">
      <w:pPr>
        <w:jc w:val="center"/>
      </w:pPr>
      <w:r>
        <w:drawing>
          <wp:inline distT="0" distB="0" distL="114300" distR="114300">
            <wp:extent cx="5471795" cy="3079115"/>
            <wp:effectExtent l="0" t="0" r="1460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472000" cy="3079636"/>
                    </a:xfrm>
                    <a:prstGeom prst="rect">
                      <a:avLst/>
                    </a:prstGeom>
                  </pic:spPr>
                </pic:pic>
              </a:graphicData>
            </a:graphic>
          </wp:inline>
        </w:drawing>
      </w:r>
    </w:p>
    <w:p w14:paraId="1A2A8B10">
      <w:pPr>
        <w:spacing w:after="120"/>
        <w:jc w:val="center"/>
      </w:pPr>
      <w:r>
        <w:rPr>
          <w:rFonts w:ascii="Times New Roman" w:hAnsi="Times New Roman" w:eastAsia="宋体"/>
          <w:b w:val="0"/>
          <w:i w:val="0"/>
          <w:color w:val="000000"/>
          <w:sz w:val="21"/>
        </w:rPr>
        <w:t>图7 SQLite 候选谱图对过滤机制示意图</w:t>
      </w:r>
    </w:p>
    <w:p w14:paraId="444E8952">
      <w:pPr>
        <w:spacing w:before="0" w:after="0" w:line="360" w:lineRule="auto"/>
        <w:ind w:firstLine="420"/>
        <w:jc w:val="both"/>
      </w:pPr>
      <w:r>
        <w:rPr>
          <w:rFonts w:ascii="Times New Roman" w:hAnsi="Times New Roman" w:eastAsia="宋体"/>
          <w:b w:val="0"/>
          <w:i w:val="0"/>
          <w:color w:val="000000"/>
          <w:sz w:val="24"/>
        </w:rPr>
        <w:t>由图可知，候选集合并不是从全部谱图对中直接计算出来，而是通过数据库条件逐步收缩。对于 n 条谱图，完整两两比较需要 n(n-1)/2 次相似度计算；过滤后只保留满足物理属性和峰型粗匹配条件的候选对，从而把主要计算量转移到更小的 E</w:t>
      </w:r>
      <w:r>
        <w:rPr>
          <w:rFonts w:ascii="Times New Roman" w:hAnsi="Times New Roman" w:eastAsia="宋体"/>
          <w:b w:val="0"/>
          <w:i w:val="0"/>
          <w:color w:val="000000"/>
          <w:sz w:val="24"/>
          <w:vertAlign w:val="subscript"/>
          <w:rPrChange w:id="274" w:author="Austin" w:date="2026-06-03T00:51:27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xml:space="preserve"> 集合上。</w:t>
      </w:r>
    </w:p>
    <w:p w14:paraId="3B802365">
      <w:pPr>
        <w:spacing w:before="0" w:after="0" w:line="360" w:lineRule="auto"/>
        <w:ind w:firstLine="420"/>
        <w:jc w:val="both"/>
      </w:pPr>
      <w:r>
        <w:rPr>
          <w:rFonts w:ascii="Times New Roman" w:hAnsi="Times New Roman" w:eastAsia="宋体"/>
          <w:b w:val="0"/>
          <w:i w:val="0"/>
          <w:color w:val="000000"/>
          <w:sz w:val="24"/>
        </w:rPr>
        <w:t>候选过滤并不直接输出最终簇，而是输出候选谱图对集合 E</w:t>
      </w:r>
      <w:r>
        <w:rPr>
          <w:rFonts w:ascii="Times New Roman" w:hAnsi="Times New Roman" w:eastAsia="宋体"/>
          <w:b w:val="0"/>
          <w:i w:val="0"/>
          <w:color w:val="000000"/>
          <w:sz w:val="24"/>
          <w:vertAlign w:val="subscript"/>
          <w:rPrChange w:id="275" w:author="Zzzzzzzz.h" w:date="2026-06-02T16:36:27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。对于每一条谱图 S</w:t>
      </w:r>
      <w:r>
        <w:rPr>
          <w:rFonts w:ascii="Times New Roman" w:hAnsi="Times New Roman" w:eastAsia="宋体"/>
          <w:b w:val="0"/>
          <w:i w:val="0"/>
          <w:color w:val="000000"/>
          <w:sz w:val="24"/>
          <w:vertAlign w:val="subscript"/>
          <w:rPrChange w:id="276" w:author="Austin" w:date="2026-06-03T00:51:34Z">
            <w:rPr>
              <w:rFonts w:ascii="Times New Roman" w:hAnsi="Times New Roman" w:eastAsia="宋体"/>
              <w:b w:val="0"/>
              <w:i w:val="0"/>
              <w:color w:val="000000"/>
              <w:sz w:val="24"/>
            </w:rPr>
          </w:rPrChange>
        </w:rPr>
        <w:t>i</w:t>
      </w:r>
      <w:r>
        <w:rPr>
          <w:rFonts w:ascii="Times New Roman" w:hAnsi="Times New Roman" w:eastAsia="宋体"/>
          <w:b w:val="0"/>
          <w:i w:val="0"/>
          <w:color w:val="000000"/>
          <w:sz w:val="24"/>
        </w:rPr>
        <w:t>，系统先查询满足 |m</w:t>
      </w:r>
      <w:r>
        <w:rPr>
          <w:rFonts w:ascii="Times New Roman" w:hAnsi="Times New Roman" w:eastAsia="宋体"/>
          <w:b w:val="0"/>
          <w:i w:val="0"/>
          <w:color w:val="000000"/>
          <w:sz w:val="24"/>
          <w:vertAlign w:val="subscript"/>
          <w:rPrChange w:id="277" w:author="Austin" w:date="2026-06-03T00:51:36Z">
            <w:rPr>
              <w:rFonts w:ascii="Times New Roman" w:hAnsi="Times New Roman" w:eastAsia="宋体"/>
              <w:b w:val="0"/>
              <w:i w:val="0"/>
              <w:color w:val="000000"/>
              <w:sz w:val="24"/>
            </w:rPr>
          </w:rPrChange>
        </w:rPr>
        <w:t>i</w:t>
      </w:r>
      <w:r>
        <w:rPr>
          <w:rFonts w:ascii="Times New Roman" w:hAnsi="Times New Roman" w:eastAsia="宋体"/>
          <w:b w:val="0"/>
          <w:i w:val="0"/>
          <w:color w:val="000000"/>
          <w:sz w:val="24"/>
        </w:rPr>
        <w:t>-m</w:t>
      </w:r>
      <w:r>
        <w:rPr>
          <w:rFonts w:ascii="Times New Roman" w:hAnsi="Times New Roman" w:eastAsia="宋体"/>
          <w:b w:val="0"/>
          <w:i w:val="0"/>
          <w:color w:val="000000"/>
          <w:sz w:val="24"/>
          <w:vertAlign w:val="subscript"/>
          <w:rPrChange w:id="278" w:author="Austin" w:date="2026-06-03T00:51:38Z">
            <w:rPr>
              <w:rFonts w:ascii="Times New Roman" w:hAnsi="Times New Roman" w:eastAsia="宋体"/>
              <w:b w:val="0"/>
              <w:i w:val="0"/>
              <w:color w:val="000000"/>
              <w:sz w:val="24"/>
            </w:rPr>
          </w:rPrChange>
        </w:rPr>
        <w:t>j</w:t>
      </w:r>
      <w:r>
        <w:rPr>
          <w:rFonts w:ascii="Times New Roman" w:hAnsi="Times New Roman" w:eastAsia="宋体"/>
          <w:b w:val="0"/>
          <w:i w:val="0"/>
          <w:color w:val="000000"/>
          <w:sz w:val="24"/>
        </w:rPr>
        <w:t>| 不超过质量窗口、荷电状态相近、且至少一个高强度峰桶重叠的谱图 S</w:t>
      </w:r>
      <w:r>
        <w:rPr>
          <w:rFonts w:ascii="Times New Roman" w:hAnsi="Times New Roman" w:eastAsia="宋体"/>
          <w:b w:val="0"/>
          <w:i w:val="0"/>
          <w:color w:val="000000"/>
          <w:sz w:val="24"/>
          <w:vertAlign w:val="subscript"/>
          <w:rPrChange w:id="279" w:author="Zzzzzzzz.h" w:date="2026-06-02T16:36:23Z">
            <w:rPr>
              <w:rFonts w:ascii="Times New Roman" w:hAnsi="Times New Roman" w:eastAsia="宋体"/>
              <w:b w:val="0"/>
              <w:i w:val="0"/>
              <w:color w:val="000000"/>
              <w:sz w:val="24"/>
            </w:rPr>
          </w:rPrChange>
        </w:rPr>
        <w:t>j</w:t>
      </w:r>
      <w:r>
        <w:rPr>
          <w:rFonts w:ascii="Times New Roman" w:hAnsi="Times New Roman" w:eastAsia="宋体"/>
          <w:b w:val="0"/>
          <w:i w:val="0"/>
          <w:color w:val="000000"/>
          <w:sz w:val="24"/>
        </w:rPr>
        <w:t>。只有进入 E</w:t>
      </w:r>
      <w:r>
        <w:rPr>
          <w:rFonts w:ascii="Times New Roman" w:hAnsi="Times New Roman" w:eastAsia="宋体"/>
          <w:b w:val="0"/>
          <w:i w:val="0"/>
          <w:color w:val="000000"/>
          <w:sz w:val="24"/>
          <w:vertAlign w:val="subscript"/>
          <w:rPrChange w:id="280" w:author="Zzzzzzzz.h" w:date="2026-06-02T16:36:20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xml:space="preserve"> 的谱图对才执行向量点积相似度判断。这样可以把“是否值得比较”与“比较后是否同簇”分开，便于调节质量窗口和相似度阈值。</w:t>
      </w:r>
    </w:p>
    <w:p w14:paraId="29957610">
      <w:pPr>
        <w:tabs>
          <w:tab w:val="center" w:pos="4195"/>
          <w:tab w:val="right" w:pos="8617"/>
        </w:tabs>
        <w:spacing w:before="120" w:after="120" w:line="312" w:lineRule="auto"/>
        <w:jc w:val="left"/>
      </w:pPr>
      <w:r>
        <w:tab/>
      </w:r>
      <m:oMath>
        <m:r>
          <m:rPr/>
          <m:t>E</m:t>
        </m:r>
        <m:r>
          <m:rPr>
            <m:sty m:val="p"/>
          </m:rPr>
          <m:t>={(</m:t>
        </m:r>
        <m:r>
          <m:rPr/>
          <m:t>i</m:t>
        </m:r>
        <m:r>
          <m:rPr>
            <m:sty m:val="p"/>
          </m:rPr>
          <m:t>,</m:t>
        </m:r>
        <m:r>
          <m:rPr/>
          <m:t>j</m:t>
        </m:r>
        <m:r>
          <m:rPr>
            <m:sty m:val="p"/>
          </m:rPr>
          <m:t>)∈</m:t>
        </m:r>
        <m:sSub>
          <m:sSubPr/>
          <m:e>
            <m:r>
              <m:rPr/>
              <m:t>E</m:t>
            </m:r>
          </m:e>
          <m:sub>
            <m:r>
              <m:rPr/>
              <m:t>c</m:t>
            </m:r>
          </m:sub>
        </m:sSub>
        <m:r>
          <m:rPr>
            <m:sty m:val="p"/>
          </m:rPr>
          <m:t>∣sim(</m:t>
        </m:r>
        <m:sSub>
          <m:sSubPr/>
          <m:e>
            <m:r>
              <m:rPr/>
              <m:t>S</m:t>
            </m:r>
          </m:e>
          <m:sub>
            <m:r>
              <m:rPr/>
              <m:t>i</m:t>
            </m:r>
          </m:sub>
        </m:sSub>
        <m:r>
          <m:rPr>
            <m:sty m:val="p"/>
          </m:rPr>
          <m:t>,</m:t>
        </m:r>
        <m:sSub>
          <m:sSubPr/>
          <m:e>
            <m:r>
              <m:rPr/>
              <m:t>S</m:t>
            </m:r>
          </m:e>
          <m:sub>
            <m:r>
              <m:rPr/>
              <m:t>j</m:t>
            </m:r>
          </m:sub>
        </m:sSub>
        <m:r>
          <m:rPr>
            <m:sty m:val="p"/>
          </m:rPr>
          <m:t>)≥</m:t>
        </m:r>
        <m:r>
          <m:rPr/>
          <m:t>τ</m:t>
        </m:r>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（4.2）</w:t>
      </w:r>
    </w:p>
    <w:p w14:paraId="5D577E46">
      <w:pPr>
        <w:spacing w:before="0" w:after="0" w:line="360" w:lineRule="auto"/>
        <w:ind w:firstLine="420"/>
        <w:jc w:val="both"/>
      </w:pPr>
      <w:r>
        <w:rPr>
          <w:rFonts w:ascii="Times New Roman" w:hAnsi="Times New Roman" w:eastAsia="宋体"/>
          <w:b w:val="0"/>
          <w:i w:val="0"/>
          <w:color w:val="000000"/>
          <w:sz w:val="24"/>
        </w:rPr>
        <w:t>式（4.2）表示从候选谱图对集合 E</w:t>
      </w:r>
      <w:r>
        <w:rPr>
          <w:rFonts w:ascii="Times New Roman" w:hAnsi="Times New Roman" w:eastAsia="宋体"/>
          <w:b w:val="0"/>
          <w:i w:val="0"/>
          <w:color w:val="000000"/>
          <w:sz w:val="24"/>
          <w:vertAlign w:val="subscript"/>
          <w:rPrChange w:id="281" w:author="Zzzzzzzz.h" w:date="2026-06-03T01:07:04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xml:space="preserve"> 中进一步筛出真正用于聚类合并的边集合 E。数据库条件负责控制候选范围，相似度阈值 τ 负责控制是否连边，两者共同决定最终图结构。</w:t>
      </w:r>
    </w:p>
    <w:p w14:paraId="132ED88F">
      <w:pPr>
        <w:spacing w:before="0" w:after="0" w:line="360" w:lineRule="auto"/>
        <w:ind w:firstLine="420"/>
        <w:jc w:val="both"/>
      </w:pPr>
      <w:r>
        <w:rPr>
          <w:rFonts w:ascii="Times New Roman" w:hAnsi="Times New Roman" w:eastAsia="宋体"/>
          <w:b w:val="0"/>
          <w:i w:val="0"/>
          <w:color w:val="000000"/>
          <w:sz w:val="24"/>
        </w:rPr>
        <w:t>在 TopLib 的检索流程中，候选代表谱图还会进入碎片峰距离计算阶段，对查询谱图前 50 个高强度碎片峰和库代表谱图的代表峰进行 fragment cosine 计算，并选择距离最小的目标或诱饵命中。</w:t>
      </w:r>
      <w:del w:id="282" w:author="Austin" w:date="2026-06-03T00:31:49Z">
        <w:r>
          <w:rPr>
            <w:rFonts w:ascii="Times New Roman" w:hAnsi="Times New Roman" w:eastAsia="宋体"/>
            <w:b w:val="0"/>
            <w:i w:val="0"/>
            <w:color w:val="000000"/>
            <w:sz w:val="24"/>
          </w:rPr>
          <w:delText>本文</w:delText>
        </w:r>
      </w:del>
      <w:ins w:id="283" w:author="Austin" w:date="2026-06-03T00:31:49Z">
        <w:r>
          <w:rPr>
            <w:rFonts w:hint="eastAsia"/>
            <w:b w:val="0"/>
            <w:i w:val="0"/>
            <w:color w:val="000000"/>
            <w:sz w:val="24"/>
            <w:lang w:eastAsia="zh-CN"/>
          </w:rPr>
          <w:t>本研究</w:t>
        </w:r>
      </w:ins>
      <w:r>
        <w:rPr>
          <w:rFonts w:ascii="Times New Roman" w:hAnsi="Times New Roman" w:eastAsia="宋体"/>
          <w:b w:val="0"/>
          <w:i w:val="0"/>
          <w:color w:val="000000"/>
          <w:sz w:val="24"/>
        </w:rPr>
        <w:t>聚类任务没有目标-诱饵判定，但保留了“候选生成后再做精细碎片峰距离”的思想，因此数据库过滤并不是只依赖单一前体质量字段。</w:t>
      </w:r>
    </w:p>
    <w:p w14:paraId="4848AB19">
      <w:pPr>
        <w:pStyle w:val="3"/>
        <w:jc w:val="left"/>
      </w:pPr>
      <w:r>
        <w:rPr>
          <w:rFonts w:ascii="Times New Roman" w:hAnsi="Times New Roman" w:eastAsia="黑体"/>
          <w:b/>
          <w:i w:val="0"/>
          <w:color w:val="000000"/>
          <w:sz w:val="24"/>
        </w:rPr>
        <w:t>4.3 TopCluster 聚类策略</w:t>
      </w:r>
    </w:p>
    <w:p w14:paraId="1DEE4AB3">
      <w:pPr>
        <w:spacing w:before="0" w:after="0" w:line="360" w:lineRule="auto"/>
        <w:ind w:firstLine="420"/>
        <w:jc w:val="both"/>
      </w:pPr>
      <w:r>
        <w:rPr>
          <w:rFonts w:ascii="Times New Roman" w:hAnsi="Times New Roman" w:eastAsia="宋体"/>
          <w:b w:val="0"/>
          <w:i w:val="0"/>
          <w:color w:val="000000"/>
          <w:sz w:val="24"/>
        </w:rPr>
        <w:t>TopLib 的谱图库构建流程将数据清洗、谱图预处理、分阶段聚类、代表谱图生成、诱饵库生成和数据库写入分开处理。首先，预处理会剔除异常谱图并按强度保留主要碎片峰；随后对碎片峰按质量排序，对强度进行变换和归一化。这个过程说明 TopCluster 的聚类并不是直接对原始峰表做粗糙比较，而是先把谱图压缩成稳定的代表峰表示。</w:t>
      </w:r>
    </w:p>
    <w:p w14:paraId="7245C554">
      <w:pPr>
        <w:spacing w:before="0" w:after="0" w:line="360" w:lineRule="auto"/>
        <w:ind w:firstLine="420"/>
        <w:jc w:val="both"/>
      </w:pPr>
      <w:r>
        <w:rPr>
          <w:rFonts w:ascii="Times New Roman" w:hAnsi="Times New Roman" w:eastAsia="宋体"/>
          <w:b w:val="0"/>
          <w:i w:val="0"/>
          <w:color w:val="000000"/>
          <w:sz w:val="24"/>
        </w:rPr>
        <w:t>聚类阶段分两层完成。第一层按 precursor_charge 分组，保证初始候选具有一致或相近的前体电荷；第二层在每个荷电组内对 precursor_mass 做层次聚类。只有通过前体电荷和前体质量筛选的谱图，才进入碎片峰距离计算。</w:t>
      </w:r>
      <w:del w:id="284" w:author="Austin" w:date="2026-06-03T00:31:50Z">
        <w:r>
          <w:rPr>
            <w:rFonts w:ascii="Times New Roman" w:hAnsi="Times New Roman" w:eastAsia="宋体"/>
            <w:b w:val="0"/>
            <w:i w:val="0"/>
            <w:color w:val="000000"/>
            <w:sz w:val="24"/>
          </w:rPr>
          <w:delText>本文</w:delText>
        </w:r>
      </w:del>
      <w:ins w:id="285" w:author="Austin" w:date="2026-06-03T00:31:50Z">
        <w:r>
          <w:rPr>
            <w:rFonts w:hint="eastAsia"/>
            <w:b w:val="0"/>
            <w:i w:val="0"/>
            <w:color w:val="000000"/>
            <w:sz w:val="24"/>
            <w:lang w:eastAsia="zh-CN"/>
          </w:rPr>
          <w:t>本研究</w:t>
        </w:r>
      </w:ins>
      <w:del w:id="286" w:author="Zzzzzzzz.h" w:date="2026-06-03T01:07:26Z">
        <w:r>
          <w:rPr>
            <w:rFonts w:ascii="Times New Roman" w:hAnsi="Times New Roman" w:eastAsia="宋体"/>
            <w:b w:val="0"/>
            <w:i w:val="0"/>
            <w:color w:val="000000"/>
            <w:sz w:val="24"/>
          </w:rPr>
          <w:delText>实现</w:delText>
        </w:r>
      </w:del>
      <w:r>
        <w:rPr>
          <w:rFonts w:ascii="Times New Roman" w:hAnsi="Times New Roman" w:eastAsia="宋体"/>
          <w:b w:val="0"/>
          <w:i w:val="0"/>
          <w:color w:val="000000"/>
          <w:sz w:val="24"/>
        </w:rPr>
        <w:t>将这一思想简化为数据库候选过滤和相似度连边，便于在可控数据上观察候选压缩效果。</w:t>
      </w:r>
    </w:p>
    <w:p w14:paraId="66FE03D5">
      <w:pPr>
        <w:spacing w:before="0" w:after="0" w:line="360" w:lineRule="auto"/>
        <w:ind w:firstLine="420"/>
        <w:jc w:val="both"/>
      </w:pPr>
      <w:r>
        <w:rPr>
          <w:rFonts w:ascii="Times New Roman" w:hAnsi="Times New Roman" w:eastAsia="宋体"/>
          <w:b w:val="0"/>
          <w:i w:val="0"/>
          <w:color w:val="000000"/>
          <w:sz w:val="24"/>
        </w:rPr>
        <w:t>在</w:t>
      </w:r>
      <w:del w:id="287" w:author="Austin" w:date="2026-06-03T00:31:52Z">
        <w:r>
          <w:rPr>
            <w:rFonts w:ascii="Times New Roman" w:hAnsi="Times New Roman" w:eastAsia="宋体"/>
            <w:b w:val="0"/>
            <w:i w:val="0"/>
            <w:color w:val="000000"/>
            <w:sz w:val="24"/>
          </w:rPr>
          <w:delText>本文</w:delText>
        </w:r>
      </w:del>
      <w:ins w:id="288" w:author="Austin" w:date="2026-06-03T00:31:52Z">
        <w:r>
          <w:rPr>
            <w:rFonts w:hint="eastAsia"/>
            <w:b w:val="0"/>
            <w:i w:val="0"/>
            <w:color w:val="000000"/>
            <w:sz w:val="24"/>
            <w:lang w:eastAsia="zh-CN"/>
          </w:rPr>
          <w:t>本研究</w:t>
        </w:r>
      </w:ins>
      <w:del w:id="289" w:author="Zzzzzzzz.h" w:date="2026-06-03T01:07:23Z">
        <w:r>
          <w:rPr>
            <w:rFonts w:ascii="Times New Roman" w:hAnsi="Times New Roman" w:eastAsia="宋体"/>
            <w:b w:val="0"/>
            <w:i w:val="0"/>
            <w:color w:val="000000"/>
            <w:sz w:val="24"/>
          </w:rPr>
          <w:delText>实现</w:delText>
        </w:r>
      </w:del>
      <w:r>
        <w:rPr>
          <w:rFonts w:ascii="Times New Roman" w:hAnsi="Times New Roman" w:eastAsia="宋体"/>
          <w:b w:val="0"/>
          <w:i w:val="0"/>
          <w:color w:val="000000"/>
          <w:sz w:val="24"/>
        </w:rPr>
        <w:t>中，候选谱图对通过相似度阈值后被看作图中的边，谱图本身是图节点。只要两个谱图之间存在一条保留边，</w:t>
      </w:r>
      <w:ins w:id="290" w:author="Zzzzzzzz.h" w:date="2026-06-03T01:07:47Z">
        <w:r>
          <w:rPr>
            <w:rFonts w:hint="eastAsia"/>
            <w:b w:val="0"/>
            <w:i w:val="0"/>
            <w:color w:val="000000"/>
            <w:sz w:val="24"/>
            <w:lang w:val="en-US" w:eastAsia="zh-CN"/>
          </w:rPr>
          <w:t>算法</w:t>
        </w:r>
      </w:ins>
      <w:del w:id="291" w:author="Zzzzzzzz.h" w:date="2026-06-03T01:07:44Z">
        <w:r>
          <w:rPr>
            <w:rFonts w:ascii="Times New Roman" w:hAnsi="Times New Roman" w:eastAsia="宋体"/>
            <w:b w:val="0"/>
            <w:i w:val="0"/>
            <w:color w:val="000000"/>
            <w:sz w:val="24"/>
          </w:rPr>
          <w:delText>Unio</w:delText>
        </w:r>
      </w:del>
      <w:del w:id="292" w:author="Zzzzzzzz.h" w:date="2026-06-03T01:07:43Z">
        <w:r>
          <w:rPr>
            <w:rFonts w:ascii="Times New Roman" w:hAnsi="Times New Roman" w:eastAsia="宋体"/>
            <w:b w:val="0"/>
            <w:i w:val="0"/>
            <w:color w:val="000000"/>
            <w:sz w:val="24"/>
          </w:rPr>
          <w:delText xml:space="preserve">n-Find </w:delText>
        </w:r>
      </w:del>
      <w:r>
        <w:rPr>
          <w:rFonts w:ascii="Times New Roman" w:hAnsi="Times New Roman" w:eastAsia="宋体"/>
          <w:b w:val="0"/>
          <w:i w:val="0"/>
          <w:color w:val="000000"/>
          <w:sz w:val="24"/>
        </w:rPr>
        <w:t>就将它们合并到同一连通分量；若多个谱图经由中间节点间接连通，也会被划入同一簇。</w:t>
      </w:r>
    </w:p>
    <w:p w14:paraId="7BC7EC66">
      <w:pPr>
        <w:tabs>
          <w:tab w:val="center" w:pos="4195"/>
          <w:tab w:val="right" w:pos="8617"/>
        </w:tabs>
        <w:spacing w:before="120" w:after="120" w:line="312" w:lineRule="auto"/>
        <w:jc w:val="left"/>
      </w:pPr>
      <w:r>
        <w:tab/>
      </w:r>
      <m:oMath>
        <m:sSub>
          <m:sSubPr/>
          <m:e>
            <m:r>
              <m:rPr/>
              <m:t>y</m:t>
            </m:r>
          </m:e>
          <m:sub>
            <m:r>
              <m:rPr/>
              <m:t>i</m:t>
            </m:r>
          </m:sub>
        </m:sSub>
        <m:r>
          <m:rPr>
            <m:sty m:val="p"/>
          </m:rPr>
          <m:t>=</m:t>
        </m:r>
        <m:sSub>
          <m:sSubPr/>
          <m:e>
            <m:r>
              <m:rPr/>
              <m:t>y</m:t>
            </m:r>
          </m:e>
          <m:sub>
            <m:r>
              <m:rPr/>
              <m:t>j</m:t>
            </m:r>
          </m:sub>
        </m:sSub>
        <m:r>
          <m:rPr>
            <m:sty m:val="p"/>
          </m:rPr>
          <m:t>⇔∃</m:t>
        </m:r>
        <m:r>
          <m:rPr/>
          <m:t> </m:t>
        </m:r>
        <m:r>
          <m:rPr>
            <m:nor/>
            <m:sty m:val="p"/>
          </m:rPr>
          <w:rPr>
            <w:b w:val="0"/>
            <w:i w:val="0"/>
          </w:rPr>
          <m:t>path</m:t>
        </m:r>
        <m:r>
          <m:rPr>
            <m:sty m:val="p"/>
          </m:rPr>
          <m:t>(</m:t>
        </m:r>
        <m:r>
          <m:rPr/>
          <m:t>i</m:t>
        </m:r>
        <m:r>
          <m:rPr>
            <m:sty m:val="p"/>
          </m:rPr>
          <m:t>,</m:t>
        </m:r>
        <m:r>
          <m:rPr/>
          <m:t>j</m:t>
        </m:r>
        <m:r>
          <m:rPr>
            <m:sty m:val="p"/>
          </m:rPr>
          <m:t>)</m:t>
        </m:r>
        <m:r>
          <m:rPr/>
          <m:t> </m:t>
        </m:r>
        <m:r>
          <m:rPr>
            <m:nor/>
            <m:sty m:val="p"/>
          </m:rPr>
          <w:rPr>
            <w:b w:val="0"/>
            <w:i w:val="0"/>
          </w:rPr>
          <m:t>in</m:t>
        </m:r>
        <m:r>
          <m:rPr/>
          <m:t> G</m:t>
        </m:r>
        <m:r>
          <m:rPr>
            <m:sty m:val="p"/>
          </m:rPr>
          <m:t>=(</m:t>
        </m:r>
        <m:r>
          <m:rPr/>
          <m:t>V</m:t>
        </m:r>
        <m:r>
          <m:rPr>
            <m:sty m:val="p"/>
          </m:rPr>
          <m:t>,</m:t>
        </m:r>
        <m:r>
          <m:rPr/>
          <m:t>E</m:t>
        </m:r>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（4.3）</w:t>
      </w:r>
    </w:p>
    <w:p w14:paraId="42336369">
      <w:pPr>
        <w:spacing w:before="0" w:after="0" w:line="360" w:lineRule="auto"/>
        <w:ind w:firstLine="420"/>
        <w:jc w:val="both"/>
      </w:pPr>
      <w:r>
        <w:rPr>
          <w:rFonts w:ascii="Times New Roman" w:hAnsi="Times New Roman" w:eastAsia="宋体"/>
          <w:b w:val="0"/>
          <w:i w:val="0"/>
          <w:color w:val="000000"/>
          <w:sz w:val="24"/>
        </w:rPr>
        <w:t>式（4.3）说明</w:t>
      </w:r>
      <w:del w:id="293" w:author="Austin" w:date="2026-06-03T00:31:54Z">
        <w:r>
          <w:rPr>
            <w:rFonts w:ascii="Times New Roman" w:hAnsi="Times New Roman" w:eastAsia="宋体"/>
            <w:b w:val="0"/>
            <w:i w:val="0"/>
            <w:color w:val="000000"/>
            <w:sz w:val="24"/>
          </w:rPr>
          <w:delText>本文</w:delText>
        </w:r>
      </w:del>
      <w:ins w:id="294" w:author="Austin" w:date="2026-06-03T00:31:54Z">
        <w:r>
          <w:rPr>
            <w:rFonts w:hint="eastAsia"/>
            <w:b w:val="0"/>
            <w:i w:val="0"/>
            <w:color w:val="000000"/>
            <w:sz w:val="24"/>
            <w:lang w:eastAsia="zh-CN"/>
          </w:rPr>
          <w:t>本研究</w:t>
        </w:r>
      </w:ins>
      <w:r>
        <w:rPr>
          <w:rFonts w:ascii="Times New Roman" w:hAnsi="Times New Roman" w:eastAsia="宋体"/>
          <w:b w:val="0"/>
          <w:i w:val="0"/>
          <w:color w:val="000000"/>
          <w:sz w:val="24"/>
        </w:rPr>
        <w:t>算法的簇标签来自候选相似图的连通关系。只要两条谱图在图 G 中存在路径，它们就被划入同一簇；若不存在路径，则属于不同簇。</w:t>
      </w:r>
    </w:p>
    <w:p w14:paraId="57861351">
      <w:pPr>
        <w:jc w:val="center"/>
      </w:pPr>
      <w:r>
        <w:drawing>
          <wp:inline distT="0" distB="0" distL="114300" distR="114300">
            <wp:extent cx="5471795" cy="3079115"/>
            <wp:effectExtent l="0" t="0" r="1460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472000" cy="3079636"/>
                    </a:xfrm>
                    <a:prstGeom prst="rect">
                      <a:avLst/>
                    </a:prstGeom>
                  </pic:spPr>
                </pic:pic>
              </a:graphicData>
            </a:graphic>
          </wp:inline>
        </w:drawing>
      </w:r>
    </w:p>
    <w:p w14:paraId="5C6AC97B">
      <w:pPr>
        <w:spacing w:after="120"/>
        <w:jc w:val="center"/>
      </w:pPr>
      <w:r>
        <w:rPr>
          <w:rFonts w:ascii="Times New Roman" w:hAnsi="Times New Roman" w:eastAsia="宋体"/>
          <w:b w:val="0"/>
          <w:i w:val="0"/>
          <w:color w:val="000000"/>
          <w:sz w:val="21"/>
        </w:rPr>
        <w:t>图8 候选相似图与连通分量聚类示意图</w:t>
      </w:r>
    </w:p>
    <w:p w14:paraId="5A984FE1">
      <w:pPr>
        <w:spacing w:before="0" w:after="0" w:line="360" w:lineRule="auto"/>
        <w:ind w:firstLine="420"/>
        <w:jc w:val="both"/>
      </w:pPr>
      <w:r>
        <w:rPr>
          <w:rFonts w:ascii="Times New Roman" w:hAnsi="Times New Roman" w:eastAsia="宋体"/>
          <w:b w:val="0"/>
          <w:i w:val="0"/>
          <w:color w:val="000000"/>
          <w:sz w:val="24"/>
        </w:rPr>
        <w:t>这种图式合并方式适合谱图聚类场景，因为同一谱图组内并非每两条谱图都必须高度相似。只要代表性谱图和边界谱图之间存在稳定连接，连通分量就能保留组内结构；同时，数据库过滤和相似度阈值共同限制跨组误连，降低不同真实组被错误合并的风险。</w:t>
      </w:r>
    </w:p>
    <w:p w14:paraId="11F17D67">
      <w:pPr>
        <w:spacing w:before="0" w:after="0" w:line="360" w:lineRule="auto"/>
        <w:ind w:firstLine="420"/>
        <w:jc w:val="both"/>
        <w:rPr>
          <w:del w:id="295" w:author="Zzzzzzzz.h" w:date="2026-06-03T01:08:19Z"/>
        </w:rPr>
      </w:pPr>
      <w:r>
        <w:rPr>
          <w:rFonts w:ascii="Times New Roman" w:hAnsi="Times New Roman" w:eastAsia="宋体"/>
          <w:b w:val="0"/>
          <w:i w:val="0"/>
          <w:color w:val="000000"/>
          <w:sz w:val="24"/>
        </w:rPr>
        <w:t>代表谱图生成是 TopCluster 区别于普通聚类算法的重要步骤。若</w:t>
      </w:r>
      <w:ins w:id="296" w:author="Austin" w:date="2026-06-02T17:27:38Z">
        <w:r>
          <w:rPr>
            <w:rFonts w:hint="default" w:ascii="Times New Roman" w:hAnsi="Times New Roman" w:eastAsia="宋体"/>
            <w:b w:val="0"/>
            <w:i w:val="0"/>
            <w:color w:val="000000"/>
            <w:sz w:val="24"/>
          </w:rPr>
          <w:t>采用平均代表谱图法</w:t>
        </w:r>
      </w:ins>
      <w:del w:id="297" w:author="Austin" w:date="2026-06-02T17:27:38Z">
        <w:r>
          <w:rPr>
            <w:rFonts w:ascii="Times New Roman" w:hAnsi="Times New Roman" w:eastAsia="宋体"/>
            <w:b w:val="0"/>
            <w:i w:val="0"/>
            <w:color w:val="000000"/>
            <w:sz w:val="24"/>
          </w:rPr>
          <w:delText>采用 平均代表谱图法</w:delText>
        </w:r>
      </w:del>
      <w:r>
        <w:rPr>
          <w:rFonts w:ascii="Times New Roman" w:hAnsi="Times New Roman" w:eastAsia="宋体"/>
          <w:b w:val="0"/>
          <w:i w:val="0"/>
          <w:color w:val="000000"/>
          <w:sz w:val="24"/>
        </w:rPr>
        <w:t>，同簇谱图中电荷一致且质量差在 ppm 容差内的碎片峰会被合并，质量采用强度加权平均，强度采用累加后再选取主要峰；前体质量代表值则在同一整数质量偏移桶内按前体强度加权得到。若采用 single 代表法，系统会优先选择鉴定置信度较高的谱图作为代表。</w:t>
      </w:r>
    </w:p>
    <w:p w14:paraId="11F17D67">
      <w:pPr>
        <w:spacing w:before="0" w:after="0" w:line="360" w:lineRule="auto"/>
        <w:ind w:firstLine="420"/>
        <w:jc w:val="both"/>
        <w:pPrChange w:id="298" w:author="Zzzzzzzz.h" w:date="2026-06-03T01:08:19Z">
          <w:pPr>
            <w:spacing w:before="0" w:after="0" w:line="360" w:lineRule="auto"/>
            <w:ind w:firstLine="420"/>
            <w:jc w:val="both"/>
          </w:pPr>
        </w:pPrChange>
      </w:pPr>
      <w:del w:id="299" w:author="Zzzzzzzz.h" w:date="2026-06-03T01:08:17Z">
        <w:r>
          <w:rPr>
            <w:rFonts w:ascii="Times New Roman" w:hAnsi="Times New Roman" w:eastAsia="宋体"/>
            <w:b w:val="0"/>
            <w:i w:val="0"/>
            <w:color w:val="000000"/>
            <w:sz w:val="24"/>
          </w:rPr>
          <w:delText>TopLib 还会将目标代表谱图与诱饵代表谱图拼接成 target_decoy_spectra_representatives 表。本文</w:delText>
        </w:r>
      </w:del>
      <w:ins w:id="300" w:author="Austin" w:date="2026-06-03T00:31:55Z">
        <w:del w:id="301" w:author="Zzzzzzzz.h" w:date="2026-06-03T01:08:17Z">
          <w:r>
            <w:rPr>
              <w:rFonts w:hint="eastAsia"/>
              <w:b w:val="0"/>
              <w:i w:val="0"/>
              <w:color w:val="000000"/>
              <w:sz w:val="24"/>
              <w:lang w:eastAsia="zh-CN"/>
            </w:rPr>
            <w:delText>本研究</w:delText>
          </w:r>
        </w:del>
      </w:ins>
      <w:del w:id="302" w:author="Zzzzzzzz.h" w:date="2026-06-03T01:08:17Z">
        <w:r>
          <w:rPr>
            <w:rFonts w:ascii="Times New Roman" w:hAnsi="Times New Roman" w:eastAsia="宋体"/>
            <w:b w:val="0"/>
            <w:i w:val="0"/>
            <w:color w:val="000000"/>
            <w:sz w:val="24"/>
          </w:rPr>
          <w:delText>实验程序没有完整实现诱饵库，但在方法章保留这一说明，是因为它揭示了 TopLib 的工程目标：聚类不是终点，代表谱图还要服务于后续谱图库检索、目标-诱饵判定和蛋白质形态鉴定。本文</w:delText>
        </w:r>
      </w:del>
      <w:ins w:id="303" w:author="Austin" w:date="2026-06-03T00:31:57Z">
        <w:del w:id="304" w:author="Zzzzzzzz.h" w:date="2026-06-03T01:08:17Z">
          <w:r>
            <w:rPr>
              <w:rFonts w:hint="eastAsia"/>
              <w:b w:val="0"/>
              <w:i w:val="0"/>
              <w:color w:val="000000"/>
              <w:sz w:val="24"/>
              <w:lang w:eastAsia="zh-CN"/>
            </w:rPr>
            <w:delText>本</w:delText>
          </w:r>
        </w:del>
      </w:ins>
      <w:del w:id="305" w:author="Zzzzzzzz.h" w:date="2026-06-03T01:08:17Z">
        <w:r>
          <w:rPr>
            <w:rFonts w:ascii="Times New Roman" w:hAnsi="Times New Roman" w:eastAsia="宋体"/>
            <w:b w:val="0"/>
            <w:i w:val="0"/>
            <w:color w:val="000000"/>
            <w:sz w:val="24"/>
          </w:rPr>
          <w:delText>算法因此定位为数据库过滤聚类实现，而不是完整 TopLib 的重新实现。</w:delText>
        </w:r>
      </w:del>
    </w:p>
    <w:p w14:paraId="42432E84">
      <w:pPr>
        <w:pStyle w:val="3"/>
        <w:jc w:val="left"/>
      </w:pPr>
      <w:r>
        <w:rPr>
          <w:rFonts w:ascii="Times New Roman" w:hAnsi="Times New Roman" w:eastAsia="黑体"/>
          <w:b/>
          <w:i w:val="0"/>
          <w:color w:val="000000"/>
          <w:sz w:val="24"/>
        </w:rPr>
        <w:t>4.4 复杂度分析</w:t>
      </w:r>
    </w:p>
    <w:p w14:paraId="20C5C6C7">
      <w:pPr>
        <w:spacing w:before="0" w:after="0" w:line="360" w:lineRule="auto"/>
        <w:ind w:firstLine="420"/>
        <w:jc w:val="both"/>
      </w:pPr>
      <w:r>
        <w:rPr>
          <w:rFonts w:ascii="Times New Roman" w:hAnsi="Times New Roman" w:eastAsia="宋体"/>
          <w:b w:val="0"/>
          <w:i w:val="0"/>
          <w:color w:val="000000"/>
          <w:sz w:val="24"/>
        </w:rPr>
        <w:t>设谱图库包含 n 条谱图，每条谱图向量维度为 d，完整两两比较需要 n(n-1)/2 次相似度计算，时间复杂度约为 O(n</w:t>
      </w:r>
      <w:del w:id="306" w:author="Austin" w:date="2026-06-03T00:53:29Z">
        <w:r>
          <w:rPr>
            <w:rFonts w:ascii="Times New Roman" w:hAnsi="Times New Roman" w:eastAsia="宋体"/>
            <w:b w:val="0"/>
            <w:i w:val="0"/>
            <w:color w:val="000000"/>
            <w:sz w:val="24"/>
            <w:vertAlign w:val="superscript"/>
            <w:rPrChange w:id="307" w:author="Austin" w:date="2026-06-03T00:53:33Z">
              <w:rPr>
                <w:rFonts w:ascii="Times New Roman" w:hAnsi="Times New Roman" w:eastAsia="宋体"/>
                <w:b w:val="0"/>
                <w:i w:val="0"/>
                <w:color w:val="000000"/>
                <w:sz w:val="24"/>
              </w:rPr>
            </w:rPrChange>
          </w:rPr>
          <w:delText>^</w:delText>
        </w:r>
      </w:del>
      <w:r>
        <w:rPr>
          <w:rFonts w:ascii="Times New Roman" w:hAnsi="Times New Roman" w:eastAsia="宋体"/>
          <w:b w:val="0"/>
          <w:i w:val="0"/>
          <w:color w:val="000000"/>
          <w:sz w:val="24"/>
          <w:vertAlign w:val="superscript"/>
          <w:rPrChange w:id="308" w:author="Austin" w:date="2026-06-03T00:53:33Z">
            <w:rPr>
              <w:rFonts w:ascii="Times New Roman" w:hAnsi="Times New Roman" w:eastAsia="宋体"/>
              <w:b w:val="0"/>
              <w:i w:val="0"/>
              <w:color w:val="000000"/>
              <w:sz w:val="24"/>
            </w:rPr>
          </w:rPrChange>
        </w:rPr>
        <w:t>2</w:t>
      </w:r>
      <w:r>
        <w:rPr>
          <w:rFonts w:ascii="Times New Roman" w:hAnsi="Times New Roman" w:eastAsia="宋体"/>
          <w:b w:val="0"/>
          <w:i w:val="0"/>
          <w:color w:val="000000"/>
          <w:sz w:val="24"/>
        </w:rPr>
        <w:t>d)。当 n 扩展到数万条时，相似度矩阵不仅计算量大，还会带来明显的内存压力。数据库过滤的目标是把相似度计算限制在候选集合 E</w:t>
      </w:r>
      <w:r>
        <w:rPr>
          <w:rFonts w:ascii="Times New Roman" w:hAnsi="Times New Roman" w:eastAsia="宋体"/>
          <w:b w:val="0"/>
          <w:i w:val="0"/>
          <w:color w:val="000000"/>
          <w:sz w:val="24"/>
          <w:vertAlign w:val="subscript"/>
          <w:rPrChange w:id="309" w:author="Austin" w:date="2026-06-03T00:53:42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xml:space="preserve"> 上，使主要计算量由完整谱图对数量转为候选谱图对数量。</w:t>
      </w:r>
    </w:p>
    <w:p w14:paraId="0815E754">
      <w:pPr>
        <w:tabs>
          <w:tab w:val="center" w:pos="4195"/>
          <w:tab w:val="right" w:pos="8617"/>
        </w:tabs>
        <w:spacing w:before="120" w:after="120" w:line="312" w:lineRule="auto"/>
        <w:jc w:val="left"/>
      </w:pPr>
      <w:r>
        <w:tab/>
      </w:r>
      <m:oMath>
        <m:sSub>
          <m:sSubPr/>
          <m:e>
            <m:r>
              <m:rPr/>
              <m:t>T</m:t>
            </m:r>
          </m:e>
          <m:sub>
            <m:r>
              <m:rPr/>
              <m:t>filter</m:t>
            </m:r>
          </m:sub>
        </m:sSub>
        <m:r>
          <m:rPr>
            <m:sty m:val="p"/>
          </m:rPr>
          <m:t>=</m:t>
        </m:r>
        <m:r>
          <m:rPr/>
          <m:t>O</m:t>
        </m:r>
        <m:r>
          <m:rPr>
            <m:sty m:val="p"/>
          </m:rPr>
          <m:t>(</m:t>
        </m:r>
        <m:r>
          <m:rPr/>
          <m:t>n</m:t>
        </m:r>
        <m:r>
          <m:rPr>
            <m:sty m:val="p"/>
          </m:rPr>
          <m:t>log</m:t>
        </m:r>
        <m:r>
          <m:rPr/>
          <m:t>n</m:t>
        </m:r>
        <m:r>
          <m:rPr>
            <m:sty m:val="p"/>
          </m:rPr>
          <m:t>+|</m:t>
        </m:r>
        <m:sSub>
          <m:sSubPr/>
          <m:e>
            <m:r>
              <m:rPr/>
              <m:t>E</m:t>
            </m:r>
          </m:e>
          <m:sub>
            <m:r>
              <m:rPr/>
              <m:t>c</m:t>
            </m:r>
          </m:sub>
        </m:sSub>
        <m:r>
          <m:rPr>
            <m:sty m:val="p"/>
          </m:rPr>
          <m:t>|</m:t>
        </m:r>
        <m:r>
          <m:rPr/>
          <m:t>d</m:t>
        </m:r>
        <m:r>
          <m:rPr>
            <m:sty m:val="p"/>
          </m:rPr>
          <m:t>),</m:t>
        </m:r>
        <m:r>
          <m:rPr/>
          <m:t> </m:t>
        </m:r>
        <m:sSub>
          <m:sSubPr/>
          <m:e>
            <m:r>
              <m:rPr/>
              <m:t>T</m:t>
            </m:r>
          </m:e>
          <m:sub>
            <m:r>
              <m:rPr/>
              <m:t>full</m:t>
            </m:r>
          </m:sub>
        </m:sSub>
        <m:r>
          <m:rPr>
            <m:sty m:val="p"/>
          </m:rPr>
          <m:t>=</m:t>
        </m:r>
        <m:r>
          <m:rPr/>
          <m:t>O</m:t>
        </m:r>
        <m:d>
          <m:dPr>
            <m:sepChr m:val=""/>
          </m:dPr>
          <m:e>
            <m:f>
              <m:fPr/>
              <m:num>
                <m:r>
                  <m:rPr/>
                  <m:t>n</m:t>
                </m:r>
                <m:r>
                  <m:rPr>
                    <m:sty m:val="p"/>
                  </m:rPr>
                  <m:t>(</m:t>
                </m:r>
                <m:r>
                  <m:rPr/>
                  <m:t>n</m:t>
                </m:r>
                <m:r>
                  <m:rPr>
                    <m:sty m:val="p"/>
                  </m:rPr>
                  <m:t>−</m:t>
                </m:r>
                <m:r>
                  <m:rPr/>
                  <m:t>1</m:t>
                </m:r>
                <m:r>
                  <m:rPr>
                    <m:sty m:val="p"/>
                  </m:rPr>
                  <m:t>)</m:t>
                </m:r>
              </m:num>
              <m:den>
                <m:r>
                  <m:rPr/>
                  <m:t>2</m:t>
                </m:r>
              </m:den>
            </m:f>
            <m:r>
              <m:rPr/>
              <m:t>d</m:t>
            </m:r>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（4.4）</w:t>
      </w:r>
    </w:p>
    <w:p w14:paraId="5E762E44">
      <w:pPr>
        <w:spacing w:before="0" w:after="0" w:line="360" w:lineRule="auto"/>
        <w:ind w:firstLine="420"/>
        <w:jc w:val="both"/>
      </w:pPr>
      <w:r>
        <w:rPr>
          <w:rFonts w:ascii="Times New Roman" w:hAnsi="Times New Roman" w:eastAsia="宋体"/>
          <w:b w:val="0"/>
          <w:i w:val="0"/>
          <w:color w:val="000000"/>
          <w:sz w:val="24"/>
        </w:rPr>
        <w:t>式（4.4）中，n log n 表示索引建立、排序或数据库检索带来的近似开销，|E</w:t>
      </w:r>
      <w:r>
        <w:rPr>
          <w:rFonts w:ascii="Times New Roman" w:hAnsi="Times New Roman" w:eastAsia="宋体"/>
          <w:b w:val="0"/>
          <w:i w:val="0"/>
          <w:color w:val="000000"/>
          <w:sz w:val="24"/>
          <w:vertAlign w:val="subscript"/>
          <w:rPrChange w:id="310" w:author="Austin" w:date="2026-06-03T00:53:51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|d 表示候选谱图对上的相似度计算。当过滤条件有效时，|E</w:t>
      </w:r>
      <w:r>
        <w:rPr>
          <w:rFonts w:ascii="Times New Roman" w:hAnsi="Times New Roman" w:eastAsia="宋体"/>
          <w:b w:val="0"/>
          <w:i w:val="0"/>
          <w:color w:val="000000"/>
          <w:sz w:val="24"/>
          <w:vertAlign w:val="subscript"/>
          <w:rPrChange w:id="311" w:author="Austin" w:date="2026-06-03T00:53:53Z">
            <w:rPr>
              <w:rFonts w:ascii="Times New Roman" w:hAnsi="Times New Roman" w:eastAsia="宋体"/>
              <w:b w:val="0"/>
              <w:i w:val="0"/>
              <w:color w:val="000000"/>
              <w:sz w:val="24"/>
            </w:rPr>
          </w:rPrChange>
        </w:rPr>
        <w:t>c</w:t>
      </w:r>
      <w:r>
        <w:rPr>
          <w:rFonts w:ascii="Times New Roman" w:hAnsi="Times New Roman" w:eastAsia="宋体"/>
          <w:b w:val="0"/>
          <w:i w:val="0"/>
          <w:color w:val="000000"/>
          <w:sz w:val="24"/>
        </w:rPr>
        <w:t>| 远小于 n(n-1)/2，算法的主要收益来自减少无效相似度计算，而不是减少单次相似度计算的成本。</w:t>
      </w:r>
    </w:p>
    <w:p w14:paraId="03C685B3">
      <w:pPr>
        <w:tabs>
          <w:tab w:val="center" w:pos="4195"/>
          <w:tab w:val="right" w:pos="8617"/>
        </w:tabs>
        <w:spacing w:before="120" w:after="120" w:line="312" w:lineRule="auto"/>
        <w:jc w:val="left"/>
      </w:pPr>
      <w:r>
        <w:tab/>
      </w:r>
      <m:oMath>
        <m:sSub>
          <m:sSubPr/>
          <m:e>
            <m:r>
              <m:rPr/>
              <m:t>M</m:t>
            </m:r>
          </m:e>
          <m:sub>
            <m:r>
              <m:rPr/>
              <m:t>filter</m:t>
            </m:r>
          </m:sub>
        </m:sSub>
        <m:r>
          <m:rPr>
            <m:sty m:val="p"/>
          </m:rPr>
          <m:t>=</m:t>
        </m:r>
        <m:r>
          <m:rPr/>
          <m:t>O</m:t>
        </m:r>
        <m:r>
          <m:rPr>
            <m:sty m:val="p"/>
          </m:rPr>
          <m:t>(</m:t>
        </m:r>
        <m:r>
          <m:rPr/>
          <m:t>n</m:t>
        </m:r>
        <m:r>
          <m:rPr>
            <m:sty m:val="p"/>
          </m:rPr>
          <m:t>+|</m:t>
        </m:r>
        <m:sSub>
          <m:sSubPr/>
          <m:e>
            <m:r>
              <m:rPr/>
              <m:t>E</m:t>
            </m:r>
          </m:e>
          <m:sub>
            <m:r>
              <m:rPr/>
              <m:t>c</m:t>
            </m:r>
          </m:sub>
        </m:sSub>
        <m:r>
          <m:rPr>
            <m:sty m:val="p"/>
          </m:rPr>
          <m:t>|),</m:t>
        </m:r>
        <m:r>
          <m:rPr/>
          <m:t> </m:t>
        </m:r>
        <m:sSub>
          <m:sSubPr/>
          <m:e>
            <m:r>
              <m:rPr/>
              <m:t>M</m:t>
            </m:r>
          </m:e>
          <m:sub>
            <m:r>
              <m:rPr/>
              <m:t>full</m:t>
            </m:r>
          </m:sub>
        </m:sSub>
        <m:r>
          <m:rPr>
            <m:sty m:val="p"/>
          </m:rPr>
          <m:t>=</m:t>
        </m:r>
        <m:r>
          <m:rPr/>
          <m:t>O</m:t>
        </m:r>
        <m:r>
          <m:rPr>
            <m:sty m:val="p"/>
          </m:rPr>
          <m:t>(</m:t>
        </m:r>
        <m:sSup>
          <m:sSupPr/>
          <m:e>
            <m:r>
              <m:rPr/>
              <m:t>n</m:t>
            </m:r>
          </m:e>
          <m:sup>
            <m:r>
              <m:rPr/>
              <m:t>2</m:t>
            </m:r>
          </m:sup>
        </m:sSup>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（4.5）</w:t>
      </w:r>
    </w:p>
    <w:p w14:paraId="71D618A0">
      <w:pPr>
        <w:spacing w:before="0" w:after="0" w:line="360" w:lineRule="auto"/>
        <w:ind w:firstLine="420"/>
        <w:jc w:val="both"/>
      </w:pPr>
      <w:r>
        <w:rPr>
          <w:rFonts w:ascii="Times New Roman" w:hAnsi="Times New Roman" w:eastAsia="宋体"/>
          <w:b w:val="0"/>
          <w:i w:val="0"/>
          <w:color w:val="000000"/>
          <w:sz w:val="24"/>
        </w:rPr>
        <w:t>式（4.5）从空间角度说明候选过滤的作用。完整相似度矩阵需要保存近似 n² 级关系，而数据库过滤聚类只需保存谱图节点、候选边和必要查询结果，因此</w:t>
      </w:r>
      <w:ins w:id="312" w:author="Austin" w:date="2026-06-02T17:26:18Z">
        <w:r>
          <w:rPr>
            <w:rFonts w:hint="default" w:ascii="Times New Roman" w:hAnsi="Times New Roman" w:eastAsia="宋体"/>
            <w:b w:val="0"/>
            <w:i w:val="0"/>
            <w:color w:val="000000"/>
            <w:sz w:val="24"/>
          </w:rPr>
          <w:t>更适合向较大谱图库扩展</w:t>
        </w:r>
      </w:ins>
      <w:del w:id="313" w:author="Austin" w:date="2026-06-02T17:26:18Z">
        <w:r>
          <w:rPr>
            <w:rFonts w:ascii="Times New Roman" w:hAnsi="Times New Roman" w:eastAsia="宋体"/>
            <w:b w:val="0"/>
            <w:i w:val="0"/>
            <w:color w:val="000000"/>
            <w:sz w:val="24"/>
          </w:rPr>
          <w:delText>更适合后续向较大谱图库扩展</w:delText>
        </w:r>
      </w:del>
      <w:r>
        <w:rPr>
          <w:rFonts w:ascii="Times New Roman" w:hAnsi="Times New Roman" w:eastAsia="宋体"/>
          <w:b w:val="0"/>
          <w:i w:val="0"/>
          <w:color w:val="000000"/>
          <w:sz w:val="24"/>
        </w:rPr>
        <w:t>。</w:t>
      </w:r>
    </w:p>
    <w:p w14:paraId="501D7227">
      <w:pPr>
        <w:spacing w:before="0" w:after="0" w:line="360" w:lineRule="auto"/>
        <w:ind w:firstLine="420"/>
        <w:jc w:val="both"/>
      </w:pPr>
      <w:ins w:id="314" w:author="Zzzzzzzz.h" w:date="2026-06-02T16:37:19Z">
        <w:r>
          <w:rPr>
            <w:rFonts w:hint="eastAsia"/>
            <w:b w:val="0"/>
            <w:i w:val="0"/>
            <w:color w:val="000000"/>
            <w:sz w:val="24"/>
            <w:lang w:val="en-US" w:eastAsia="zh-CN"/>
          </w:rPr>
          <w:t>在</w:t>
        </w:r>
      </w:ins>
      <w:r>
        <w:rPr>
          <w:rFonts w:ascii="Times New Roman" w:hAnsi="Times New Roman" w:eastAsia="宋体"/>
          <w:b w:val="0"/>
          <w:i w:val="0"/>
          <w:color w:val="000000"/>
          <w:sz w:val="24"/>
        </w:rPr>
        <w:t xml:space="preserve">TopCluster </w:t>
      </w:r>
      <w:ins w:id="315" w:author="Zzzzzzzz.h" w:date="2026-06-02T16:37:16Z">
        <w:r>
          <w:rPr>
            <w:rFonts w:hint="eastAsia"/>
            <w:b w:val="0"/>
            <w:i w:val="0"/>
            <w:color w:val="000000"/>
            <w:sz w:val="24"/>
            <w:lang w:val="en-US" w:eastAsia="zh-CN"/>
          </w:rPr>
          <w:t>中，</w:t>
        </w:r>
      </w:ins>
      <w:del w:id="316" w:author="Zzzzzzzz.h" w:date="2026-06-02T16:37:15Z">
        <w:r>
          <w:rPr>
            <w:rFonts w:ascii="Times New Roman" w:hAnsi="Times New Roman" w:eastAsia="宋体"/>
            <w:b w:val="0"/>
            <w:i w:val="0"/>
            <w:color w:val="000000"/>
            <w:sz w:val="24"/>
          </w:rPr>
          <w:delText>的官方流程也体现了同样思想。</w:delText>
        </w:r>
      </w:del>
      <w:r>
        <w:rPr>
          <w:rFonts w:ascii="Times New Roman" w:hAnsi="Times New Roman" w:eastAsia="宋体"/>
          <w:b w:val="0"/>
          <w:i w:val="0"/>
          <w:color w:val="000000"/>
          <w:sz w:val="24"/>
        </w:rPr>
        <w:t>按 precursor_charge 分组和按 precursor_mass 完全链接聚类，相当于先把全局谱图库拆成多个较小候选块；随后只在前体质量簇内计算前 50 个碎片峰距离。</w:t>
      </w:r>
      <w:del w:id="317" w:author="Zzzzzzzz.h" w:date="2026-06-02T16:37:42Z">
        <w:r>
          <w:rPr>
            <w:rFonts w:hint="default" w:ascii="Times New Roman" w:hAnsi="Times New Roman" w:eastAsia="宋体"/>
            <w:b w:val="0"/>
            <w:i w:val="0"/>
            <w:color w:val="000000"/>
            <w:sz w:val="24"/>
            <w:lang w:val="en-US"/>
          </w:rPr>
          <w:delText>本文实验程序</w:delText>
        </w:r>
      </w:del>
      <w:ins w:id="318" w:author="Zzzzzzzz.h" w:date="2026-06-02T16:37:43Z">
        <w:r>
          <w:rPr>
            <w:rFonts w:hint="eastAsia"/>
            <w:b w:val="0"/>
            <w:i w:val="0"/>
            <w:color w:val="000000"/>
            <w:sz w:val="24"/>
            <w:lang w:val="en-US" w:eastAsia="zh-CN"/>
          </w:rPr>
          <w:t>本研究</w:t>
        </w:r>
      </w:ins>
      <w:r>
        <w:rPr>
          <w:rFonts w:ascii="Times New Roman" w:hAnsi="Times New Roman" w:eastAsia="宋体"/>
          <w:b w:val="0"/>
          <w:i w:val="0"/>
          <w:color w:val="000000"/>
          <w:sz w:val="24"/>
        </w:rPr>
        <w:t>虽然使用更轻量的 SQL 候选查询和连通分量合并，但复杂度优势来源一致：把“全部谱图两两相似”转化为“候选谱图局部相似”。</w:t>
      </w:r>
    </w:p>
    <w:p w14:paraId="32574710">
      <w:pPr>
        <w:spacing w:before="0" w:after="0" w:line="360" w:lineRule="auto"/>
        <w:ind w:firstLine="420"/>
        <w:jc w:val="both"/>
      </w:pPr>
      <w:r>
        <w:rPr>
          <w:rFonts w:ascii="Times New Roman" w:hAnsi="Times New Roman" w:eastAsia="宋体"/>
          <w:b w:val="0"/>
          <w:i w:val="0"/>
          <w:color w:val="000000"/>
          <w:sz w:val="24"/>
        </w:rPr>
        <w:t>数据库查询本身并非没有成本。当前实验使用 SQLite，在小规模数据上固定查询开销可能使绝对运行时间不一定最低；但在谱图库扩展场景中，前体质量、荷电状态和峰桶字段都可以建立索引或倒排表，候选数量增长速度通常低于完整两两比较。在完整 TopLib 数据库场景中，可进一步把代表谱图表中的 mass_0 至 mass_49 展开为碎片峰倒排索引，以降低候选查询阶段的扫描成本。</w:t>
      </w:r>
    </w:p>
    <w:p w14:paraId="2D160315">
      <w:pPr>
        <w:pStyle w:val="2"/>
        <w:pageBreakBefore/>
        <w:jc w:val="center"/>
      </w:pPr>
      <w:r>
        <w:rPr>
          <w:rFonts w:ascii="Times New Roman" w:hAnsi="Times New Roman" w:eastAsia="黑体"/>
          <w:b/>
          <w:i w:val="0"/>
          <w:color w:val="000000"/>
          <w:sz w:val="32"/>
        </w:rPr>
        <w:t>第5章 系统实现</w:t>
      </w:r>
    </w:p>
    <w:p w14:paraId="3E2077A0">
      <w:pPr>
        <w:pStyle w:val="3"/>
        <w:jc w:val="left"/>
      </w:pPr>
      <w:r>
        <w:rPr>
          <w:rFonts w:ascii="Times New Roman" w:hAnsi="Times New Roman" w:eastAsia="黑体"/>
          <w:b/>
          <w:i w:val="0"/>
          <w:color w:val="000000"/>
          <w:sz w:val="24"/>
        </w:rPr>
        <w:t>5.1 实验程序结构</w:t>
      </w:r>
    </w:p>
    <w:p w14:paraId="026ED7ED">
      <w:pPr>
        <w:spacing w:before="0" w:after="0" w:line="360" w:lineRule="auto"/>
        <w:ind w:firstLine="420"/>
        <w:jc w:val="both"/>
      </w:pPr>
      <w:del w:id="319" w:author="Zzzzzzzz.h" w:date="2026-06-02T16:37:50Z">
        <w:r>
          <w:rPr>
            <w:rFonts w:hint="default" w:ascii="Times New Roman" w:hAnsi="Times New Roman" w:eastAsia="宋体"/>
            <w:b w:val="0"/>
            <w:i w:val="0"/>
            <w:color w:val="000000"/>
            <w:sz w:val="24"/>
            <w:lang w:val="en-US"/>
          </w:rPr>
          <w:delText>本文实验程序</w:delText>
        </w:r>
      </w:del>
      <w:ins w:id="320" w:author="Zzzzzzzz.h" w:date="2026-06-02T16:37:51Z">
        <w:r>
          <w:rPr>
            <w:rFonts w:hint="eastAsia"/>
            <w:b w:val="0"/>
            <w:i w:val="0"/>
            <w:color w:val="000000"/>
            <w:sz w:val="24"/>
            <w:lang w:val="en-US" w:eastAsia="zh-CN"/>
          </w:rPr>
          <w:t>本研究</w:t>
        </w:r>
      </w:ins>
      <w:r>
        <w:rPr>
          <w:rFonts w:ascii="Times New Roman" w:hAnsi="Times New Roman" w:eastAsia="宋体"/>
          <w:b w:val="0"/>
          <w:i w:val="0"/>
          <w:color w:val="000000"/>
          <w:sz w:val="24"/>
        </w:rPr>
        <w:t>围绕 TopLib 论文数据可用性声明中的 PRIDE 数据展开，主要包括公开数据校验、msalign 解析、TopPIC 标注读取、SQLite 入库、数据库候选过滤、碎片峰相似度计算、连通分量聚类和结果核对等模块。程序入口为 run_experiment.py，运行后读取 PXD019368 的谱图文件，并完成谱图读取、标注匹配、候选过滤、聚类合并和指标计算。</w:t>
      </w:r>
    </w:p>
    <w:p w14:paraId="71510323">
      <w:pPr>
        <w:spacing w:before="0" w:after="0" w:line="360" w:lineRule="auto"/>
        <w:ind w:firstLine="420"/>
        <w:jc w:val="both"/>
      </w:pPr>
      <w:r>
        <w:rPr>
          <w:rFonts w:ascii="Times New Roman" w:hAnsi="Times New Roman" w:eastAsia="宋体"/>
          <w:b w:val="0"/>
          <w:i w:val="0"/>
          <w:color w:val="000000"/>
          <w:sz w:val="24"/>
        </w:rPr>
        <w:t>实验过程中保留候选对数量、保留边数量、聚类标签和评价指标等中间结果，便于复核第六章中的质量分析和效率分析。</w:t>
      </w:r>
    </w:p>
    <w:p w14:paraId="1B2B0BC0">
      <w:pPr>
        <w:pStyle w:val="3"/>
        <w:jc w:val="left"/>
      </w:pPr>
      <w:r>
        <w:rPr>
          <w:rFonts w:ascii="Times New Roman" w:hAnsi="Times New Roman" w:eastAsia="黑体"/>
          <w:b/>
          <w:i w:val="0"/>
          <w:color w:val="000000"/>
          <w:sz w:val="24"/>
        </w:rPr>
        <w:t>5.2 谱图读取与入库实现</w:t>
      </w:r>
    </w:p>
    <w:p w14:paraId="52E696CB">
      <w:pPr>
        <w:spacing w:before="0" w:after="0" w:line="360" w:lineRule="auto"/>
        <w:ind w:firstLine="420"/>
        <w:jc w:val="both"/>
      </w:pPr>
      <w:ins w:id="321" w:author="Zzzzzzzz.h" w:date="2026-06-03T01:09:34Z">
        <w:r>
          <w:rPr>
            <w:rFonts w:hint="eastAsia"/>
            <w:b w:val="0"/>
            <w:i w:val="0"/>
            <w:color w:val="000000"/>
            <w:sz w:val="24"/>
            <w:lang w:val="en-US" w:eastAsia="zh-CN"/>
          </w:rPr>
          <w:t>本</w:t>
        </w:r>
      </w:ins>
      <w:ins w:id="322" w:author="Zzzzzzzz.h" w:date="2026-06-03T01:09:35Z">
        <w:r>
          <w:rPr>
            <w:rFonts w:hint="eastAsia"/>
            <w:b w:val="0"/>
            <w:i w:val="0"/>
            <w:color w:val="000000"/>
            <w:sz w:val="24"/>
            <w:lang w:val="en-US" w:eastAsia="zh-CN"/>
          </w:rPr>
          <w:t>研究</w:t>
        </w:r>
      </w:ins>
      <w:ins w:id="323" w:author="Zzzzzzzz.h" w:date="2026-06-03T01:09:36Z">
        <w:r>
          <w:rPr>
            <w:rFonts w:hint="eastAsia"/>
            <w:b w:val="0"/>
            <w:i w:val="0"/>
            <w:color w:val="000000"/>
            <w:sz w:val="24"/>
            <w:lang w:val="en-US" w:eastAsia="zh-CN"/>
          </w:rPr>
          <w:t>使用</w:t>
        </w:r>
      </w:ins>
      <w:ins w:id="324" w:author="Zzzzzzzz.h" w:date="2026-06-03T01:09:38Z">
        <w:r>
          <w:rPr>
            <w:rFonts w:hint="eastAsia"/>
            <w:b w:val="0"/>
            <w:i w:val="0"/>
            <w:color w:val="000000"/>
            <w:sz w:val="24"/>
            <w:lang w:val="en-US" w:eastAsia="zh-CN"/>
          </w:rPr>
          <w:t>数据库</w:t>
        </w:r>
      </w:ins>
      <w:del w:id="325" w:author="Zzzzzzzz.h" w:date="2026-06-03T01:09:44Z">
        <w:r>
          <w:rPr>
            <w:rFonts w:ascii="Times New Roman" w:hAnsi="Times New Roman" w:eastAsia="宋体"/>
            <w:b w:val="0"/>
            <w:i w:val="0"/>
            <w:color w:val="000000"/>
            <w:sz w:val="24"/>
          </w:rPr>
          <w:delText>实</w:delText>
        </w:r>
      </w:del>
      <w:del w:id="326" w:author="Zzzzzzzz.h" w:date="2026-06-03T01:09:41Z">
        <w:r>
          <w:rPr>
            <w:rFonts w:ascii="Times New Roman" w:hAnsi="Times New Roman" w:eastAsia="宋体"/>
            <w:b w:val="0"/>
            <w:i w:val="0"/>
            <w:color w:val="000000"/>
            <w:sz w:val="24"/>
          </w:rPr>
          <w:delText>验数据来自</w:delText>
        </w:r>
      </w:del>
      <w:r>
        <w:rPr>
          <w:rFonts w:ascii="Times New Roman" w:hAnsi="Times New Roman" w:eastAsia="宋体"/>
          <w:b w:val="0"/>
          <w:i w:val="0"/>
          <w:color w:val="000000"/>
          <w:sz w:val="24"/>
        </w:rPr>
        <w:t xml:space="preserve"> PRIDE PXD019368</w:t>
      </w:r>
      <w:ins w:id="327" w:author="Zzzzzzzz.h" w:date="2026-06-03T01:09:46Z">
        <w:r>
          <w:rPr>
            <w:rFonts w:hint="eastAsia"/>
            <w:b w:val="0"/>
            <w:i w:val="0"/>
            <w:color w:val="000000"/>
            <w:sz w:val="24"/>
            <w:lang w:val="en-US" w:eastAsia="zh-CN"/>
          </w:rPr>
          <w:t>作为</w:t>
        </w:r>
      </w:ins>
      <w:ins w:id="328" w:author="Zzzzzzzz.h" w:date="2026-06-03T01:09:48Z">
        <w:r>
          <w:rPr>
            <w:rFonts w:hint="eastAsia"/>
            <w:b w:val="0"/>
            <w:i w:val="0"/>
            <w:color w:val="000000"/>
            <w:sz w:val="24"/>
            <w:lang w:val="en-US" w:eastAsia="zh-CN"/>
          </w:rPr>
          <w:t>验证</w:t>
        </w:r>
      </w:ins>
      <w:ins w:id="329" w:author="Zzzzzzzz.h" w:date="2026-06-03T01:09:49Z">
        <w:r>
          <w:rPr>
            <w:rFonts w:hint="eastAsia"/>
            <w:b w:val="0"/>
            <w:i w:val="0"/>
            <w:color w:val="000000"/>
            <w:sz w:val="24"/>
            <w:lang w:val="en-US" w:eastAsia="zh-CN"/>
          </w:rPr>
          <w:t>数据</w:t>
        </w:r>
      </w:ins>
      <w:r>
        <w:rPr>
          <w:rFonts w:ascii="Times New Roman" w:hAnsi="Times New Roman" w:eastAsia="宋体"/>
          <w:b w:val="0"/>
          <w:i w:val="0"/>
          <w:color w:val="000000"/>
          <w:sz w:val="24"/>
        </w:rPr>
        <w:t>。程序共读取 31 个 msalign 文件和 31 个 TopPIC 输出表。msalign 文件提供谱图编号、扫描号、前体质量、荷电状态和碎片峰列表；OUTPUT_TABLE 文件提供蛋白名称、残基范围、调整前体质量、荷电状态和蛋白质形态标注。二者通过文件名和 Spectrum ID 对齐后，得到 4,480 条可用于评价的谱图。</w:t>
      </w:r>
    </w:p>
    <w:p w14:paraId="54FA390D">
      <w:pPr>
        <w:tabs>
          <w:tab w:val="center" w:pos="4195"/>
          <w:tab w:val="right" w:pos="8617"/>
        </w:tabs>
        <w:spacing w:before="120" w:after="120" w:line="312" w:lineRule="auto"/>
        <w:jc w:val="left"/>
      </w:pPr>
      <w:r>
        <w:tab/>
      </w:r>
      <m:oMath>
        <m:sSub>
          <m:sSubPr/>
          <m:e>
            <m:r>
              <m:rPr/>
              <m:t>g</m:t>
            </m:r>
          </m:e>
          <m:sub>
            <m:r>
              <m:rPr/>
              <m:t>i</m:t>
            </m:r>
          </m:sub>
        </m:sSub>
        <m:r>
          <m:rPr>
            <m:sty m:val="p"/>
          </m:rPr>
          <m:t>=</m:t>
        </m:r>
        <m:d>
          <m:dPr>
            <m:sepChr m:val=""/>
          </m:dPr>
          <m:e>
            <m:sSub>
              <m:sSubPr/>
              <m:e>
                <m:r>
                  <m:rPr/>
                  <m:t>p</m:t>
                </m:r>
              </m:e>
              <m:sub>
                <m:r>
                  <m:rPr/>
                  <m:t>i</m:t>
                </m:r>
              </m:sub>
            </m:sSub>
            <m:r>
              <m:rPr>
                <m:sty m:val="p"/>
              </m:rPr>
              <m:t>,</m:t>
            </m:r>
            <m:sSubSup>
              <m:sSubSupPr/>
              <m:e>
                <m:r>
                  <m:rPr/>
                  <m:t>r</m:t>
                </m:r>
              </m:e>
              <m:sub>
                <m:r>
                  <m:rPr/>
                  <m:t>i</m:t>
                </m:r>
              </m:sub>
              <m:sup>
                <m:r>
                  <m:rPr/>
                  <m:t>start</m:t>
                </m:r>
              </m:sup>
            </m:sSubSup>
            <m:r>
              <m:rPr>
                <m:sty m:val="p"/>
              </m:rPr>
              <m:t>,</m:t>
            </m:r>
            <m:sSubSup>
              <m:sSubSupPr/>
              <m:e>
                <m:r>
                  <m:rPr/>
                  <m:t>r</m:t>
                </m:r>
              </m:e>
              <m:sub>
                <m:r>
                  <m:rPr/>
                  <m:t>i</m:t>
                </m:r>
              </m:sub>
              <m:sup>
                <m:r>
                  <m:rPr/>
                  <m:t>end</m:t>
                </m:r>
              </m:sup>
            </m:sSubSup>
            <m:r>
              <m:rPr>
                <m:sty m:val="p"/>
              </m:rPr>
              <m:t>,round</m:t>
            </m:r>
            <m:d>
              <m:dPr>
                <m:sepChr m:val=""/>
              </m:dPr>
              <m:e>
                <m:f>
                  <m:fPr/>
                  <m:num>
                    <m:sSub>
                      <m:sSubPr/>
                      <m:e>
                        <m:acc>
                          <m:accPr>
                            <m:chr m:val="̃"/>
                          </m:accPr>
                          <m:e>
                            <m:r>
                              <m:rPr/>
                              <m:t>m</m:t>
                            </m:r>
                          </m:e>
                        </m:acc>
                      </m:e>
                      <m:sub>
                        <m:r>
                          <m:rPr/>
                          <m:t>i</m:t>
                        </m:r>
                      </m:sub>
                    </m:sSub>
                  </m:num>
                  <m:den>
                    <m:r>
                      <m:rPr/>
                      <m:t>2.2</m:t>
                    </m:r>
                  </m:den>
                </m:f>
              </m:e>
            </m:d>
            <m:r>
              <m:rPr>
                <m:sty m:val="p"/>
              </m:rPr>
              <m:t>,</m:t>
            </m:r>
            <m:sSub>
              <m:sSubPr/>
              <m:e>
                <m:r>
                  <m:rPr/>
                  <m:t>z</m:t>
                </m:r>
              </m:e>
              <m:sub>
                <m:r>
                  <m:rPr/>
                  <m:t>i</m:t>
                </m:r>
              </m:sub>
            </m:sSub>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（5.1）</w:t>
      </w:r>
    </w:p>
    <w:p w14:paraId="091D5C5E">
      <w:pPr>
        <w:spacing w:before="0" w:after="0" w:line="360" w:lineRule="auto"/>
        <w:ind w:firstLine="420"/>
        <w:jc w:val="both"/>
      </w:pPr>
      <w:r>
        <w:rPr>
          <w:rFonts w:ascii="Times New Roman" w:hAnsi="Times New Roman" w:eastAsia="宋体"/>
          <w:b w:val="0"/>
          <w:i w:val="0"/>
          <w:color w:val="000000"/>
          <w:sz w:val="24"/>
        </w:rPr>
        <w:t>式（5.1）给出了参考标注组的构造方式。程序使用蛋白标识、起止残基、调整前体质量所在 2.2 Da 区间和荷电状态共同定义标注组。这样做与 TopLib 对前体质量误差和荷电状态的处理逻辑一致，也能避免只按蛋白名称分组导致不同蛋白质形态被误合并。</w:t>
      </w:r>
    </w:p>
    <w:p w14:paraId="51372848">
      <w:pPr>
        <w:spacing w:before="0" w:after="0" w:line="360" w:lineRule="auto"/>
        <w:ind w:firstLine="420"/>
        <w:jc w:val="both"/>
      </w:pPr>
      <w:r>
        <w:rPr>
          <w:rFonts w:ascii="Times New Roman" w:hAnsi="Times New Roman" w:eastAsia="宋体"/>
          <w:b w:val="0"/>
          <w:i w:val="0"/>
          <w:color w:val="000000"/>
          <w:sz w:val="24"/>
        </w:rPr>
        <w:t>入库阶段创建 spectrum 与 peak 两类核心表。spectrum 表保存谱图来源文件、谱图编号、扫描号、前体质量、前体荷电状态、蛋白标识和标注组；peak 表保存每条谱图前 50 个高强度碎片峰的质量、归一化强度和碎片电荷。程序同时建立 idx_spectrum_precursor 与 idx_peak_row 索引，使候选过滤和峰列表读取都能被复查。</w:t>
      </w:r>
    </w:p>
    <w:p w14:paraId="07FA550D">
      <w:pPr>
        <w:pStyle w:val="3"/>
        <w:jc w:val="left"/>
      </w:pPr>
      <w:r>
        <w:rPr>
          <w:rFonts w:ascii="Times New Roman" w:hAnsi="Times New Roman" w:eastAsia="黑体"/>
          <w:b/>
          <w:i w:val="0"/>
          <w:color w:val="000000"/>
          <w:sz w:val="24"/>
        </w:rPr>
        <w:t>5.3 算法模块实现</w:t>
      </w:r>
    </w:p>
    <w:p w14:paraId="396ABC71">
      <w:pPr>
        <w:spacing w:before="0" w:after="0" w:line="360" w:lineRule="auto"/>
        <w:ind w:firstLine="420"/>
        <w:jc w:val="both"/>
      </w:pPr>
      <w:r>
        <w:rPr>
          <w:rFonts w:ascii="Times New Roman" w:hAnsi="Times New Roman" w:eastAsia="宋体"/>
          <w:b w:val="0"/>
          <w:i w:val="0"/>
          <w:color w:val="000000"/>
          <w:sz w:val="24"/>
        </w:rPr>
        <w:t>候选过滤模块按荷电状态对谱图分组，并在同一荷电状态内按照前体质量排序。对每条谱图，程序只向后扫描前体质量差不超过 2.2 Da 的谱图，从而生成候选谱图对。该步骤等价于在数据库层面对前体质量和荷电状态建立局部候选块，避免在全部谱图对上计算碎片峰相似度。</w:t>
      </w:r>
    </w:p>
    <w:p w14:paraId="664D3F87">
      <w:pPr>
        <w:spacing w:before="0" w:after="0" w:line="360" w:lineRule="auto"/>
        <w:ind w:firstLine="420"/>
        <w:jc w:val="both"/>
      </w:pPr>
      <w:r>
        <w:rPr>
          <w:rFonts w:ascii="Times New Roman" w:hAnsi="Times New Roman" w:eastAsia="宋体"/>
          <w:b w:val="0"/>
          <w:i w:val="0"/>
          <w:color w:val="000000"/>
          <w:sz w:val="24"/>
        </w:rPr>
        <w:t>碎片峰相似度模块对每条谱图保留前 50 个高强度峰，并对强度进行对数变换和 L2 归一化。两条候选谱图比较时，程序在 10 ppm 质量容差内匹配碎片峰，并要求碎片峰电荷一致。匹配峰的归一化强度乘积累加后得到余弦相似度；相似度达到阈值的候选对被视为图中的边。</w:t>
      </w:r>
    </w:p>
    <w:p w14:paraId="4357DE61">
      <w:pPr>
        <w:spacing w:before="0" w:after="0" w:line="360" w:lineRule="auto"/>
        <w:ind w:firstLine="420"/>
        <w:jc w:val="both"/>
      </w:pPr>
      <w:r>
        <w:rPr>
          <w:rFonts w:ascii="Times New Roman" w:hAnsi="Times New Roman" w:eastAsia="宋体"/>
          <w:b w:val="0"/>
          <w:i w:val="0"/>
          <w:color w:val="000000"/>
          <w:sz w:val="24"/>
        </w:rPr>
        <w:t>聚类模块使用 Union-Find 维护连通分量。若两条谱图之间存在保留边，则它们被合并到同一连通分量；若多条谱图通过中间节点间接连通，也会被归为同一簇。该策略与谱图库去冗余任务相匹配，因为同一蛋白质形态的谱图可能并非两两都强相似，但通常可以通过若干高质量谱图建立连接。</w:t>
      </w:r>
    </w:p>
    <w:p w14:paraId="7C41A938">
      <w:pPr>
        <w:pStyle w:val="3"/>
        <w:jc w:val="left"/>
      </w:pPr>
      <w:r>
        <w:rPr>
          <w:rFonts w:ascii="Times New Roman" w:hAnsi="Times New Roman" w:eastAsia="黑体"/>
          <w:b/>
          <w:i w:val="0"/>
          <w:color w:val="000000"/>
          <w:sz w:val="24"/>
        </w:rPr>
        <w:t>5.4 结果记录实现</w:t>
      </w:r>
    </w:p>
    <w:p w14:paraId="29A879B5">
      <w:pPr>
        <w:spacing w:before="0" w:after="0" w:line="360" w:lineRule="auto"/>
        <w:ind w:firstLine="420"/>
        <w:jc w:val="both"/>
      </w:pPr>
      <w:r>
        <w:rPr>
          <w:rFonts w:ascii="Times New Roman" w:hAnsi="Times New Roman" w:eastAsia="宋体"/>
          <w:b w:val="0"/>
          <w:i w:val="0"/>
          <w:color w:val="000000"/>
          <w:sz w:val="24"/>
        </w:rPr>
        <w:t>结果记录分为数据集统计、聚类指标和参数敏感性三类。数据集统计记录谱图总数、评价谱图数和参考标注组数；聚类指标记录不同算法设置下的 ARI、NMI、错误聚类率和保留边数量；参数敏感性记录不同碎片峰相似度阈值对候选边和聚类质量的影响。</w:t>
      </w:r>
    </w:p>
    <w:p w14:paraId="202ABD83">
      <w:pPr>
        <w:spacing w:before="0" w:after="0" w:line="360" w:lineRule="auto"/>
        <w:ind w:firstLine="420"/>
        <w:jc w:val="both"/>
      </w:pPr>
      <w:r>
        <w:rPr>
          <w:rFonts w:ascii="Times New Roman" w:hAnsi="Times New Roman" w:eastAsia="宋体"/>
          <w:b w:val="0"/>
          <w:i w:val="0"/>
          <w:color w:val="000000"/>
          <w:sz w:val="24"/>
        </w:rPr>
        <w:t>第六章围绕这些记录展开分析，重点比较聚类质量、候选空间压缩、运行开销、阈值敏感性、簇规模分布、候选对相似度分布以及前体质量-荷电状态分布。</w:t>
      </w:r>
    </w:p>
    <w:p w14:paraId="2C5072B0">
      <w:pPr>
        <w:spacing w:before="0" w:after="0" w:line="360" w:lineRule="auto"/>
        <w:ind w:firstLine="420"/>
        <w:jc w:val="both"/>
      </w:pPr>
      <w:r>
        <w:rPr>
          <w:rFonts w:ascii="Times New Roman" w:hAnsi="Times New Roman" w:eastAsia="宋体"/>
          <w:b w:val="0"/>
          <w:i w:val="0"/>
          <w:color w:val="000000"/>
          <w:sz w:val="24"/>
        </w:rPr>
        <w:t>PXD029703 的完整 SW480 数据在 PRIDE 中以 RAW 文件公开，单个文件数百 MB，总量约 70 GB。该数据需要先完成 RAW 转换、去卷积和 TopPIC 搜索，才能获得可用于聚类评价的 msalign 谱图和鉴定表。</w:t>
      </w:r>
      <w:del w:id="330" w:author="Austin" w:date="2026-06-03T00:31:59Z">
        <w:r>
          <w:rPr>
            <w:rFonts w:ascii="Times New Roman" w:hAnsi="Times New Roman" w:eastAsia="宋体"/>
            <w:b w:val="0"/>
            <w:i w:val="0"/>
            <w:color w:val="000000"/>
            <w:sz w:val="24"/>
          </w:rPr>
          <w:delText>本文</w:delText>
        </w:r>
      </w:del>
      <w:ins w:id="331" w:author="Austin" w:date="2026-06-03T00:31:59Z">
        <w:r>
          <w:rPr>
            <w:rFonts w:hint="eastAsia"/>
            <w:b w:val="0"/>
            <w:i w:val="0"/>
            <w:color w:val="000000"/>
            <w:sz w:val="24"/>
            <w:lang w:eastAsia="zh-CN"/>
          </w:rPr>
          <w:t>本研究</w:t>
        </w:r>
      </w:ins>
      <w:r>
        <w:rPr>
          <w:rFonts w:ascii="Times New Roman" w:hAnsi="Times New Roman" w:eastAsia="宋体"/>
          <w:b w:val="0"/>
          <w:i w:val="0"/>
          <w:color w:val="000000"/>
          <w:sz w:val="24"/>
        </w:rPr>
        <w:t>因此采用同一 TopLib 数据可用性声明中的 PXD019368 预处理数据进行实验，并保留 PXD029703 的 SW480 RAW 样本用于来源核对。</w:t>
      </w:r>
    </w:p>
    <w:p w14:paraId="50E7C2BA">
      <w:pPr>
        <w:pStyle w:val="2"/>
        <w:pageBreakBefore/>
        <w:jc w:val="center"/>
      </w:pPr>
      <w:r>
        <w:rPr>
          <w:rFonts w:ascii="Times New Roman" w:hAnsi="Times New Roman" w:eastAsia="黑体"/>
          <w:b/>
          <w:i w:val="0"/>
          <w:color w:val="000000"/>
          <w:sz w:val="32"/>
        </w:rPr>
        <w:t>第6章 实验测试与结果分析</w:t>
      </w:r>
    </w:p>
    <w:p w14:paraId="3797D165">
      <w:pPr>
        <w:pStyle w:val="3"/>
        <w:jc w:val="left"/>
      </w:pPr>
      <w:r>
        <w:rPr>
          <w:rFonts w:ascii="Times New Roman" w:hAnsi="Times New Roman" w:eastAsia="黑体"/>
          <w:b/>
          <w:i w:val="0"/>
          <w:color w:val="000000"/>
          <w:sz w:val="24"/>
        </w:rPr>
        <w:t>6.1 实验环境与数据设置</w:t>
      </w:r>
    </w:p>
    <w:p w14:paraId="72505EB4">
      <w:pPr>
        <w:spacing w:before="0" w:after="0" w:line="360" w:lineRule="auto"/>
        <w:ind w:firstLine="420"/>
        <w:jc w:val="both"/>
      </w:pPr>
      <w:r>
        <w:rPr>
          <w:rFonts w:ascii="Times New Roman" w:hAnsi="Times New Roman" w:eastAsia="宋体"/>
          <w:b w:val="0"/>
          <w:i w:val="0"/>
          <w:color w:val="000000"/>
          <w:sz w:val="24"/>
        </w:rPr>
        <w:t>实验在本地 Python 环境中完成，主要使用 SQLite、标准库和 PIL 完成数据解析、候选过滤、聚类评价和结果可视化。数据集来自 PRIDE PXD019368，共包含 31 个 msalign 文件、27,475 条谱图和 31 个 TopPIC 输出表。经谱图编号和搜索结果对齐后，</w:t>
      </w:r>
      <w:del w:id="332" w:author="Austin" w:date="2026-06-03T00:32:00Z">
        <w:r>
          <w:rPr>
            <w:rFonts w:ascii="Times New Roman" w:hAnsi="Times New Roman" w:eastAsia="宋体"/>
            <w:b w:val="0"/>
            <w:i w:val="0"/>
            <w:color w:val="000000"/>
            <w:sz w:val="24"/>
          </w:rPr>
          <w:delText>本文</w:delText>
        </w:r>
      </w:del>
      <w:ins w:id="333" w:author="Austin" w:date="2026-06-03T00:32:00Z">
        <w:r>
          <w:rPr>
            <w:rFonts w:hint="eastAsia"/>
            <w:b w:val="0"/>
            <w:i w:val="0"/>
            <w:color w:val="000000"/>
            <w:sz w:val="24"/>
            <w:lang w:eastAsia="zh-CN"/>
          </w:rPr>
          <w:t>本研究</w:t>
        </w:r>
      </w:ins>
      <w:r>
        <w:rPr>
          <w:rFonts w:ascii="Times New Roman" w:hAnsi="Times New Roman" w:eastAsia="宋体"/>
          <w:b w:val="0"/>
          <w:i w:val="0"/>
          <w:color w:val="000000"/>
          <w:sz w:val="24"/>
        </w:rPr>
        <w:t>使用 4,480 条具有鉴定标注的谱图作为评价对象，对应 2,505 个标注组。</w:t>
      </w:r>
    </w:p>
    <w:p w14:paraId="6DE33660">
      <w:pPr>
        <w:spacing w:after="120"/>
        <w:jc w:val="center"/>
      </w:pPr>
      <w:r>
        <w:rPr>
          <w:rFonts w:ascii="Times New Roman" w:hAnsi="Times New Roman" w:eastAsia="宋体"/>
          <w:b w:val="0"/>
          <w:i w:val="0"/>
          <w:color w:val="000000"/>
          <w:sz w:val="21"/>
        </w:rPr>
        <w:t>表3 实验数据与参数设置</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551"/>
        <w:gridCol w:w="6236"/>
      </w:tblGrid>
      <w:tr w14:paraId="1298634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4156" w:type="dxa"/>
            <w:tcBorders>
              <w:bottom w:val="single" w:color="000000" w:sz="8" w:space="0"/>
            </w:tcBorders>
            <w:vAlign w:val="center"/>
          </w:tcPr>
          <w:p w14:paraId="46C7C7C0">
            <w:pPr>
              <w:spacing w:before="0" w:after="0" w:line="288" w:lineRule="auto"/>
              <w:jc w:val="center"/>
            </w:pPr>
            <w:r>
              <w:rPr>
                <w:rFonts w:ascii="Times New Roman" w:hAnsi="Times New Roman" w:eastAsia="宋体"/>
                <w:b/>
                <w:i w:val="0"/>
                <w:color w:val="000000"/>
                <w:sz w:val="21"/>
              </w:rPr>
              <w:t>项目</w:t>
            </w:r>
          </w:p>
        </w:tc>
        <w:tc>
          <w:tcPr>
            <w:tcW w:w="4156" w:type="dxa"/>
            <w:tcBorders>
              <w:bottom w:val="single" w:color="000000" w:sz="8" w:space="0"/>
            </w:tcBorders>
            <w:vAlign w:val="center"/>
          </w:tcPr>
          <w:p w14:paraId="68A60402">
            <w:pPr>
              <w:spacing w:before="0" w:after="0" w:line="288" w:lineRule="auto"/>
              <w:jc w:val="center"/>
            </w:pPr>
            <w:r>
              <w:rPr>
                <w:rFonts w:ascii="Times New Roman" w:hAnsi="Times New Roman" w:eastAsia="宋体"/>
                <w:b/>
                <w:i w:val="0"/>
                <w:color w:val="000000"/>
                <w:sz w:val="21"/>
              </w:rPr>
              <w:t>设置</w:t>
            </w:r>
          </w:p>
        </w:tc>
      </w:tr>
      <w:tr w14:paraId="7D94221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4553A7F4">
            <w:pPr>
              <w:spacing w:before="0" w:after="0" w:line="288" w:lineRule="auto"/>
              <w:jc w:val="center"/>
            </w:pPr>
            <w:r>
              <w:rPr>
                <w:rFonts w:ascii="Times New Roman" w:hAnsi="Times New Roman" w:eastAsia="宋体"/>
                <w:b w:val="0"/>
                <w:i w:val="0"/>
                <w:color w:val="000000"/>
                <w:sz w:val="21"/>
              </w:rPr>
              <w:t>数据来源</w:t>
            </w:r>
          </w:p>
        </w:tc>
        <w:tc>
          <w:tcPr>
            <w:tcW w:w="6236" w:type="dxa"/>
            <w:vAlign w:val="center"/>
          </w:tcPr>
          <w:p w14:paraId="3DA2772D">
            <w:pPr>
              <w:spacing w:before="0" w:after="0" w:line="288" w:lineRule="auto"/>
              <w:jc w:val="left"/>
            </w:pPr>
            <w:r>
              <w:rPr>
                <w:rFonts w:ascii="Times New Roman" w:hAnsi="Times New Roman" w:eastAsia="宋体"/>
                <w:b w:val="0"/>
                <w:i w:val="0"/>
                <w:color w:val="000000"/>
                <w:sz w:val="21"/>
              </w:rPr>
              <w:t>PRIDE PXD019368（TopLib 论文数据可用性声明中的公开数据集）</w:t>
            </w:r>
          </w:p>
        </w:tc>
      </w:tr>
      <w:tr w14:paraId="7FFAFEB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1325E71D">
            <w:pPr>
              <w:spacing w:before="0" w:after="0" w:line="288" w:lineRule="auto"/>
              <w:jc w:val="center"/>
            </w:pPr>
            <w:r>
              <w:rPr>
                <w:rFonts w:ascii="Times New Roman" w:hAnsi="Times New Roman" w:eastAsia="宋体"/>
                <w:b w:val="0"/>
                <w:i w:val="0"/>
                <w:color w:val="000000"/>
                <w:sz w:val="21"/>
              </w:rPr>
              <w:t>已归档 SW480 样本</w:t>
            </w:r>
          </w:p>
        </w:tc>
        <w:tc>
          <w:tcPr>
            <w:tcW w:w="6236" w:type="dxa"/>
            <w:vAlign w:val="center"/>
          </w:tcPr>
          <w:p w14:paraId="265ABC46">
            <w:pPr>
              <w:spacing w:before="0" w:after="0" w:line="288" w:lineRule="auto"/>
              <w:jc w:val="left"/>
            </w:pPr>
            <w:r>
              <w:rPr>
                <w:rFonts w:ascii="Times New Roman" w:hAnsi="Times New Roman" w:eastAsia="宋体"/>
                <w:b w:val="0"/>
                <w:i w:val="0"/>
                <w:color w:val="000000"/>
                <w:sz w:val="21"/>
              </w:rPr>
              <w:t>PXD029703/CRC_SW480_SEC4_RPLC1.raw</w:t>
            </w:r>
          </w:p>
        </w:tc>
      </w:tr>
      <w:tr w14:paraId="4CA7E11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48579658">
            <w:pPr>
              <w:spacing w:before="0" w:after="0" w:line="288" w:lineRule="auto"/>
              <w:jc w:val="center"/>
            </w:pPr>
            <w:r>
              <w:rPr>
                <w:rFonts w:ascii="Times New Roman" w:hAnsi="Times New Roman" w:eastAsia="宋体"/>
                <w:b w:val="0"/>
                <w:i w:val="0"/>
                <w:color w:val="000000"/>
                <w:sz w:val="21"/>
              </w:rPr>
              <w:t>msalign 文件数</w:t>
            </w:r>
          </w:p>
        </w:tc>
        <w:tc>
          <w:tcPr>
            <w:tcW w:w="6236" w:type="dxa"/>
            <w:vAlign w:val="center"/>
          </w:tcPr>
          <w:p w14:paraId="0C0A32EA">
            <w:pPr>
              <w:spacing w:before="0" w:after="0" w:line="288" w:lineRule="auto"/>
              <w:jc w:val="left"/>
            </w:pPr>
            <w:r>
              <w:rPr>
                <w:rFonts w:ascii="Times New Roman" w:hAnsi="Times New Roman" w:eastAsia="宋体"/>
                <w:b w:val="0"/>
                <w:i w:val="0"/>
                <w:color w:val="000000"/>
                <w:sz w:val="21"/>
              </w:rPr>
              <w:t>31 个</w:t>
            </w:r>
          </w:p>
        </w:tc>
      </w:tr>
      <w:tr w14:paraId="0A81833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70DF2AD0">
            <w:pPr>
              <w:spacing w:before="0" w:after="0" w:line="288" w:lineRule="auto"/>
              <w:jc w:val="center"/>
            </w:pPr>
            <w:r>
              <w:rPr>
                <w:rFonts w:ascii="Times New Roman" w:hAnsi="Times New Roman" w:eastAsia="宋体"/>
                <w:b w:val="0"/>
                <w:i w:val="0"/>
                <w:color w:val="000000"/>
                <w:sz w:val="21"/>
              </w:rPr>
              <w:t>TopPIC 输出表数</w:t>
            </w:r>
          </w:p>
        </w:tc>
        <w:tc>
          <w:tcPr>
            <w:tcW w:w="6236" w:type="dxa"/>
            <w:vAlign w:val="center"/>
          </w:tcPr>
          <w:p w14:paraId="34E993FF">
            <w:pPr>
              <w:spacing w:before="0" w:after="0" w:line="288" w:lineRule="auto"/>
              <w:jc w:val="left"/>
            </w:pPr>
            <w:r>
              <w:rPr>
                <w:rFonts w:ascii="Times New Roman" w:hAnsi="Times New Roman" w:eastAsia="宋体"/>
                <w:b w:val="0"/>
                <w:i w:val="0"/>
                <w:color w:val="000000"/>
                <w:sz w:val="21"/>
              </w:rPr>
              <w:t>31 个</w:t>
            </w:r>
          </w:p>
        </w:tc>
      </w:tr>
      <w:tr w14:paraId="5F54E7B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2DDE7E76">
            <w:pPr>
              <w:spacing w:before="0" w:after="0" w:line="288" w:lineRule="auto"/>
              <w:jc w:val="center"/>
            </w:pPr>
            <w:r>
              <w:rPr>
                <w:rFonts w:ascii="Times New Roman" w:hAnsi="Times New Roman" w:eastAsia="宋体"/>
                <w:b w:val="0"/>
                <w:i w:val="0"/>
                <w:color w:val="000000"/>
                <w:sz w:val="21"/>
              </w:rPr>
              <w:t>msalign 谱图总数</w:t>
            </w:r>
          </w:p>
        </w:tc>
        <w:tc>
          <w:tcPr>
            <w:tcW w:w="6236" w:type="dxa"/>
            <w:vAlign w:val="center"/>
          </w:tcPr>
          <w:p w14:paraId="01E79CEC">
            <w:pPr>
              <w:spacing w:before="0" w:after="0" w:line="288" w:lineRule="auto"/>
              <w:jc w:val="left"/>
            </w:pPr>
            <w:r>
              <w:rPr>
                <w:rFonts w:ascii="Times New Roman" w:hAnsi="Times New Roman" w:eastAsia="宋体"/>
                <w:b w:val="0"/>
                <w:i w:val="0"/>
                <w:color w:val="000000"/>
                <w:sz w:val="21"/>
              </w:rPr>
              <w:t>27,475 条</w:t>
            </w:r>
          </w:p>
        </w:tc>
      </w:tr>
      <w:tr w14:paraId="69ADDE3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0599961C">
            <w:pPr>
              <w:spacing w:before="0" w:after="0" w:line="288" w:lineRule="auto"/>
              <w:jc w:val="center"/>
            </w:pPr>
            <w:r>
              <w:rPr>
                <w:rFonts w:ascii="Times New Roman" w:hAnsi="Times New Roman" w:eastAsia="宋体"/>
                <w:b w:val="0"/>
                <w:i w:val="0"/>
                <w:color w:val="000000"/>
                <w:sz w:val="21"/>
              </w:rPr>
              <w:t>参与评价谱图数</w:t>
            </w:r>
          </w:p>
        </w:tc>
        <w:tc>
          <w:tcPr>
            <w:tcW w:w="6236" w:type="dxa"/>
            <w:vAlign w:val="center"/>
          </w:tcPr>
          <w:p w14:paraId="13AA19F6">
            <w:pPr>
              <w:spacing w:before="0" w:after="0" w:line="288" w:lineRule="auto"/>
              <w:jc w:val="left"/>
            </w:pPr>
            <w:r>
              <w:rPr>
                <w:rFonts w:ascii="Times New Roman" w:hAnsi="Times New Roman" w:eastAsia="宋体"/>
                <w:b w:val="0"/>
                <w:i w:val="0"/>
                <w:color w:val="000000"/>
                <w:sz w:val="21"/>
              </w:rPr>
              <w:t>4,480 条</w:t>
            </w:r>
          </w:p>
        </w:tc>
      </w:tr>
      <w:tr w14:paraId="4A2BCC3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1C717BF2">
            <w:pPr>
              <w:spacing w:before="0" w:after="0" w:line="288" w:lineRule="auto"/>
              <w:jc w:val="center"/>
            </w:pPr>
            <w:r>
              <w:rPr>
                <w:rFonts w:ascii="Times New Roman" w:hAnsi="Times New Roman" w:eastAsia="宋体"/>
                <w:b w:val="0"/>
                <w:i w:val="0"/>
                <w:color w:val="000000"/>
                <w:sz w:val="21"/>
              </w:rPr>
              <w:t>参考标注组数</w:t>
            </w:r>
          </w:p>
        </w:tc>
        <w:tc>
          <w:tcPr>
            <w:tcW w:w="6236" w:type="dxa"/>
            <w:vAlign w:val="center"/>
          </w:tcPr>
          <w:p w14:paraId="45003D12">
            <w:pPr>
              <w:spacing w:before="0" w:after="0" w:line="288" w:lineRule="auto"/>
              <w:jc w:val="left"/>
            </w:pPr>
            <w:r>
              <w:rPr>
                <w:rFonts w:ascii="Times New Roman" w:hAnsi="Times New Roman" w:eastAsia="宋体"/>
                <w:b w:val="0"/>
                <w:i w:val="0"/>
                <w:color w:val="000000"/>
                <w:sz w:val="21"/>
              </w:rPr>
              <w:t>2,505 个</w:t>
            </w:r>
          </w:p>
        </w:tc>
      </w:tr>
      <w:tr w14:paraId="2E6B818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7673FA18">
            <w:pPr>
              <w:spacing w:before="0" w:after="0" w:line="288" w:lineRule="auto"/>
              <w:jc w:val="center"/>
            </w:pPr>
            <w:r>
              <w:rPr>
                <w:rFonts w:ascii="Times New Roman" w:hAnsi="Times New Roman" w:eastAsia="宋体"/>
                <w:b w:val="0"/>
                <w:i w:val="0"/>
                <w:color w:val="000000"/>
                <w:sz w:val="21"/>
              </w:rPr>
              <w:t>每条谱图保留峰数</w:t>
            </w:r>
          </w:p>
        </w:tc>
        <w:tc>
          <w:tcPr>
            <w:tcW w:w="6236" w:type="dxa"/>
            <w:vAlign w:val="center"/>
          </w:tcPr>
          <w:p w14:paraId="6DD840CA">
            <w:pPr>
              <w:spacing w:before="0" w:after="0" w:line="288" w:lineRule="auto"/>
              <w:jc w:val="left"/>
            </w:pPr>
            <w:r>
              <w:rPr>
                <w:rFonts w:ascii="Times New Roman" w:hAnsi="Times New Roman" w:eastAsia="宋体"/>
                <w:b w:val="0"/>
                <w:i w:val="0"/>
                <w:color w:val="000000"/>
                <w:sz w:val="21"/>
              </w:rPr>
              <w:t>50 个高强度碎片峰</w:t>
            </w:r>
          </w:p>
        </w:tc>
      </w:tr>
      <w:tr w14:paraId="6A18F97B">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20EA41CB">
            <w:pPr>
              <w:spacing w:before="0" w:after="0" w:line="288" w:lineRule="auto"/>
              <w:jc w:val="center"/>
            </w:pPr>
            <w:r>
              <w:rPr>
                <w:rFonts w:ascii="Times New Roman" w:hAnsi="Times New Roman" w:eastAsia="宋体"/>
                <w:b w:val="0"/>
                <w:i w:val="0"/>
                <w:color w:val="000000"/>
                <w:sz w:val="21"/>
              </w:rPr>
              <w:t>前体质量窗口</w:t>
            </w:r>
          </w:p>
        </w:tc>
        <w:tc>
          <w:tcPr>
            <w:tcW w:w="6236" w:type="dxa"/>
            <w:vAlign w:val="center"/>
          </w:tcPr>
          <w:p w14:paraId="4D0CC3A2">
            <w:pPr>
              <w:spacing w:before="0" w:after="0" w:line="288" w:lineRule="auto"/>
              <w:jc w:val="left"/>
            </w:pPr>
            <w:r>
              <w:rPr>
                <w:rFonts w:ascii="Times New Roman" w:hAnsi="Times New Roman" w:eastAsia="宋体"/>
                <w:b w:val="0"/>
                <w:i w:val="0"/>
                <w:color w:val="000000"/>
                <w:sz w:val="21"/>
              </w:rPr>
              <w:t>2.2 Da</w:t>
            </w:r>
          </w:p>
        </w:tc>
      </w:tr>
      <w:tr w14:paraId="0C47C6B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7D7C0512">
            <w:pPr>
              <w:spacing w:before="0" w:after="0" w:line="288" w:lineRule="auto"/>
              <w:jc w:val="center"/>
            </w:pPr>
            <w:r>
              <w:rPr>
                <w:rFonts w:ascii="Times New Roman" w:hAnsi="Times New Roman" w:eastAsia="宋体"/>
                <w:b w:val="0"/>
                <w:i w:val="0"/>
                <w:color w:val="000000"/>
                <w:sz w:val="21"/>
              </w:rPr>
              <w:t>碎片峰容差</w:t>
            </w:r>
          </w:p>
        </w:tc>
        <w:tc>
          <w:tcPr>
            <w:tcW w:w="6236" w:type="dxa"/>
            <w:vAlign w:val="center"/>
          </w:tcPr>
          <w:p w14:paraId="680C599F">
            <w:pPr>
              <w:spacing w:before="0" w:after="0" w:line="288" w:lineRule="auto"/>
              <w:jc w:val="left"/>
            </w:pPr>
            <w:r>
              <w:rPr>
                <w:rFonts w:ascii="Times New Roman" w:hAnsi="Times New Roman" w:eastAsia="宋体"/>
                <w:b w:val="0"/>
                <w:i w:val="0"/>
                <w:color w:val="000000"/>
                <w:sz w:val="21"/>
              </w:rPr>
              <w:t>10 ppm</w:t>
            </w:r>
          </w:p>
        </w:tc>
      </w:tr>
      <w:tr w14:paraId="661C212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13E6BFC2">
            <w:pPr>
              <w:spacing w:before="0" w:after="0" w:line="288" w:lineRule="auto"/>
              <w:jc w:val="center"/>
            </w:pPr>
            <w:r>
              <w:rPr>
                <w:rFonts w:ascii="Times New Roman" w:hAnsi="Times New Roman" w:eastAsia="宋体"/>
                <w:b w:val="0"/>
                <w:i w:val="0"/>
                <w:color w:val="000000"/>
                <w:sz w:val="21"/>
              </w:rPr>
              <w:t>数据库</w:t>
            </w:r>
          </w:p>
        </w:tc>
        <w:tc>
          <w:tcPr>
            <w:tcW w:w="6236" w:type="dxa"/>
            <w:vAlign w:val="center"/>
          </w:tcPr>
          <w:p w14:paraId="3EFE790C">
            <w:pPr>
              <w:spacing w:before="0" w:after="0" w:line="288" w:lineRule="auto"/>
              <w:jc w:val="left"/>
            </w:pPr>
            <w:r>
              <w:rPr>
                <w:rFonts w:ascii="Times New Roman" w:hAnsi="Times New Roman" w:eastAsia="宋体"/>
                <w:b w:val="0"/>
                <w:i w:val="0"/>
                <w:color w:val="000000"/>
                <w:sz w:val="21"/>
              </w:rPr>
              <w:t>SQLite，包含 spectrum 与 peak 两类核心表</w:t>
            </w:r>
          </w:p>
        </w:tc>
      </w:tr>
      <w:tr w14:paraId="3A29DB1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551" w:type="dxa"/>
            <w:vAlign w:val="center"/>
          </w:tcPr>
          <w:p w14:paraId="77382F54">
            <w:pPr>
              <w:spacing w:before="0" w:after="0" w:line="288" w:lineRule="auto"/>
              <w:jc w:val="center"/>
            </w:pPr>
            <w:r>
              <w:rPr>
                <w:rFonts w:ascii="Times New Roman" w:hAnsi="Times New Roman" w:eastAsia="宋体"/>
                <w:b w:val="0"/>
                <w:i w:val="0"/>
                <w:color w:val="000000"/>
                <w:sz w:val="21"/>
              </w:rPr>
              <w:t>评价指标</w:t>
            </w:r>
          </w:p>
        </w:tc>
        <w:tc>
          <w:tcPr>
            <w:tcW w:w="6236" w:type="dxa"/>
            <w:vAlign w:val="center"/>
          </w:tcPr>
          <w:p w14:paraId="00B96A35">
            <w:pPr>
              <w:spacing w:before="0" w:after="0" w:line="288" w:lineRule="auto"/>
              <w:jc w:val="left"/>
            </w:pPr>
            <w:r>
              <w:rPr>
                <w:rFonts w:ascii="Times New Roman" w:hAnsi="Times New Roman" w:eastAsia="宋体"/>
                <w:b w:val="0"/>
                <w:i w:val="0"/>
                <w:color w:val="000000"/>
                <w:sz w:val="21"/>
              </w:rPr>
              <w:t>ARI、NMI、错误聚类率、成簇谱图比例、候选过滤率、运行时间</w:t>
            </w:r>
          </w:p>
        </w:tc>
      </w:tr>
    </w:tbl>
    <w:p w14:paraId="556C4EDE"/>
    <w:p w14:paraId="23412E3A">
      <w:pPr>
        <w:spacing w:before="0" w:after="0" w:line="360" w:lineRule="auto"/>
        <w:ind w:firstLine="420"/>
        <w:jc w:val="both"/>
      </w:pPr>
      <w:r>
        <w:rPr>
          <w:rFonts w:ascii="Times New Roman" w:hAnsi="Times New Roman" w:eastAsia="宋体"/>
          <w:b w:val="0"/>
          <w:i w:val="0"/>
          <w:color w:val="000000"/>
          <w:sz w:val="24"/>
        </w:rPr>
        <w:t>PXD019368 的 msalign 文件已经包含去卷积后的自上而下 MS/MS 谱图，可直接读取前体质量、荷电状态和碎片峰；OUTPUT_TABLE 文件来自 TopPIC 搜索结果，用于构造参考标注组。PXD029703 是 TopLib 论文 SW480 主数据来源，本</w:t>
      </w:r>
      <w:del w:id="334" w:author="Zzzzzzzz.h" w:date="2026-06-02T16:39:02Z">
        <w:r>
          <w:rPr>
            <w:rFonts w:hint="default" w:ascii="Times New Roman" w:hAnsi="Times New Roman" w:eastAsia="宋体"/>
            <w:b w:val="0"/>
            <w:i w:val="0"/>
            <w:color w:val="000000"/>
            <w:sz w:val="24"/>
            <w:lang w:val="en-US"/>
          </w:rPr>
          <w:delText>文</w:delText>
        </w:r>
      </w:del>
      <w:ins w:id="335" w:author="Zzzzzzzz.h" w:date="2026-06-02T16:39:04Z">
        <w:r>
          <w:rPr>
            <w:rFonts w:hint="eastAsia"/>
            <w:b w:val="0"/>
            <w:i w:val="0"/>
            <w:color w:val="000000"/>
            <w:sz w:val="24"/>
            <w:lang w:val="en-US" w:eastAsia="zh-CN"/>
          </w:rPr>
          <w:t>研究</w:t>
        </w:r>
      </w:ins>
      <w:del w:id="336" w:author="Zzzzzzzz.h" w:date="2026-06-02T16:38:58Z">
        <w:r>
          <w:rPr>
            <w:rFonts w:hint="default" w:ascii="Times New Roman" w:hAnsi="Times New Roman" w:eastAsia="宋体"/>
            <w:b w:val="0"/>
            <w:i w:val="0"/>
            <w:color w:val="000000"/>
            <w:sz w:val="24"/>
            <w:lang w:val="en-US"/>
          </w:rPr>
          <w:delText>已下载</w:delText>
        </w:r>
      </w:del>
      <w:ins w:id="337" w:author="Zzzzzzzz.h" w:date="2026-06-02T16:39:00Z">
        <w:r>
          <w:rPr>
            <w:rFonts w:hint="eastAsia"/>
            <w:b w:val="0"/>
            <w:i w:val="0"/>
            <w:color w:val="000000"/>
            <w:sz w:val="24"/>
            <w:lang w:val="en-US" w:eastAsia="zh-CN"/>
          </w:rPr>
          <w:t>使用</w:t>
        </w:r>
      </w:ins>
      <w:r>
        <w:rPr>
          <w:rFonts w:ascii="Times New Roman" w:hAnsi="Times New Roman" w:eastAsia="宋体"/>
          <w:b w:val="0"/>
          <w:i w:val="0"/>
          <w:color w:val="000000"/>
          <w:sz w:val="24"/>
        </w:rPr>
        <w:t>其中一个 RAW 样本用于归档和来源核对</w:t>
      </w:r>
      <w:del w:id="338" w:author="Zzzzzzzz.h" w:date="2026-06-02T16:39:17Z">
        <w:r>
          <w:rPr>
            <w:rFonts w:ascii="Times New Roman" w:hAnsi="Times New Roman" w:eastAsia="宋体"/>
            <w:b w:val="0"/>
            <w:i w:val="0"/>
            <w:color w:val="000000"/>
            <w:sz w:val="24"/>
          </w:rPr>
          <w:delText>，但完整 RAW 复现需要额外的 TopFD/TopPIC 运行环境</w:delText>
        </w:r>
      </w:del>
      <w:r>
        <w:rPr>
          <w:rFonts w:ascii="Times New Roman" w:hAnsi="Times New Roman" w:eastAsia="宋体"/>
          <w:b w:val="0"/>
          <w:i w:val="0"/>
          <w:color w:val="000000"/>
          <w:sz w:val="24"/>
        </w:rPr>
        <w:t>。</w:t>
      </w:r>
    </w:p>
    <w:p w14:paraId="1E3C3221">
      <w:pPr>
        <w:spacing w:before="0" w:after="0" w:line="360" w:lineRule="auto"/>
        <w:ind w:firstLine="420"/>
        <w:jc w:val="both"/>
      </w:pPr>
      <w:del w:id="339" w:author="Austin" w:date="2026-06-03T00:32:02Z">
        <w:r>
          <w:rPr>
            <w:rFonts w:ascii="Times New Roman" w:hAnsi="Times New Roman" w:eastAsia="宋体"/>
            <w:b w:val="0"/>
            <w:i w:val="0"/>
            <w:color w:val="000000"/>
            <w:sz w:val="24"/>
          </w:rPr>
          <w:delText>本文</w:delText>
        </w:r>
      </w:del>
      <w:ins w:id="340" w:author="Austin" w:date="2026-06-03T00:32:02Z">
        <w:r>
          <w:rPr>
            <w:rFonts w:hint="eastAsia"/>
            <w:b w:val="0"/>
            <w:i w:val="0"/>
            <w:color w:val="000000"/>
            <w:sz w:val="24"/>
            <w:lang w:eastAsia="zh-CN"/>
          </w:rPr>
          <w:t>本研究</w:t>
        </w:r>
      </w:ins>
      <w:r>
        <w:rPr>
          <w:rFonts w:ascii="Times New Roman" w:hAnsi="Times New Roman" w:eastAsia="宋体"/>
          <w:b w:val="0"/>
          <w:i w:val="0"/>
          <w:color w:val="000000"/>
          <w:sz w:val="24"/>
        </w:rPr>
        <w:t>在每条谱图中保留前 50 个高强度碎片峰，前体候选窗口设为 2.2 Da，碎片峰匹配容差设为 10 ppm。完整两两比较需要 10,032,960 个谱图对；数据库过滤后，前体候选对为 14,614 个。</w:t>
      </w:r>
    </w:p>
    <w:p w14:paraId="7A327100">
      <w:pPr>
        <w:pStyle w:val="3"/>
        <w:jc w:val="left"/>
      </w:pPr>
      <w:r>
        <w:rPr>
          <w:rFonts w:ascii="Times New Roman" w:hAnsi="Times New Roman" w:eastAsia="黑体"/>
          <w:b/>
          <w:i w:val="0"/>
          <w:color w:val="000000"/>
          <w:sz w:val="24"/>
        </w:rPr>
        <w:t>6.2 评价指标</w:t>
      </w:r>
    </w:p>
    <w:p w14:paraId="227549A1">
      <w:pPr>
        <w:spacing w:before="0" w:after="0" w:line="360" w:lineRule="auto"/>
        <w:ind w:firstLine="420"/>
        <w:jc w:val="both"/>
      </w:pPr>
      <w:del w:id="341" w:author="Austin" w:date="2026-06-03T00:32:03Z">
        <w:r>
          <w:rPr>
            <w:rFonts w:ascii="Times New Roman" w:hAnsi="Times New Roman" w:eastAsia="宋体"/>
            <w:b w:val="0"/>
            <w:i w:val="0"/>
            <w:color w:val="000000"/>
            <w:sz w:val="24"/>
          </w:rPr>
          <w:delText>本文</w:delText>
        </w:r>
      </w:del>
      <w:ins w:id="342" w:author="Austin" w:date="2026-06-03T00:32:03Z">
        <w:r>
          <w:rPr>
            <w:rFonts w:hint="eastAsia"/>
            <w:b w:val="0"/>
            <w:i w:val="0"/>
            <w:color w:val="000000"/>
            <w:sz w:val="24"/>
            <w:lang w:eastAsia="zh-CN"/>
          </w:rPr>
          <w:t>本研究</w:t>
        </w:r>
      </w:ins>
      <w:r>
        <w:rPr>
          <w:rFonts w:ascii="Times New Roman" w:hAnsi="Times New Roman" w:eastAsia="宋体"/>
          <w:b w:val="0"/>
          <w:i w:val="0"/>
          <w:color w:val="000000"/>
          <w:sz w:val="24"/>
        </w:rPr>
        <w:t>从聚类一致性、错误合并程度和候选压缩效果三个角度评价算法。聚类一致性使用 ARI 和 NMI。ARI 关注样本对在参考标注和预测标签中是否同时同簇或同时异簇，并对随机一致性进行校正；NMI 衡量参考标注与聚类结果之间共享的信息比例。</w:t>
      </w:r>
    </w:p>
    <w:p w14:paraId="3BD1BD85">
      <w:pPr>
        <w:tabs>
          <w:tab w:val="center" w:pos="4195"/>
          <w:tab w:val="right" w:pos="8617"/>
        </w:tabs>
        <w:spacing w:before="120" w:after="120" w:line="312" w:lineRule="auto"/>
        <w:jc w:val="left"/>
      </w:pPr>
      <w:r>
        <w:tab/>
      </w:r>
      <m:oMath>
        <m:r>
          <m:rPr>
            <m:sty m:val="p"/>
          </m:rPr>
          <m:t>ARI=</m:t>
        </m:r>
        <m:f>
          <m:fPr/>
          <m:num>
            <m:r>
              <m:rPr/>
              <m:t>RI</m:t>
            </m:r>
            <m:r>
              <m:rPr>
                <m:sty m:val="p"/>
              </m:rPr>
              <m:t>−</m:t>
            </m:r>
            <m:r>
              <m:rPr>
                <m:sty m:val="p"/>
                <m:scr m:val="double-struck"/>
              </m:rPr>
              <m:t>E</m:t>
            </m:r>
            <m:r>
              <m:rPr>
                <m:sty m:val="p"/>
              </m:rPr>
              <m:t>[</m:t>
            </m:r>
            <m:r>
              <m:rPr/>
              <m:t>RI</m:t>
            </m:r>
            <m:r>
              <m:rPr>
                <m:sty m:val="p"/>
              </m:rPr>
              <m:t>]</m:t>
            </m:r>
          </m:num>
          <m:den>
            <m:r>
              <m:rPr>
                <m:sty m:val="p"/>
              </m:rPr>
              <m:t>max(</m:t>
            </m:r>
            <m:r>
              <m:rPr/>
              <m:t>RI</m:t>
            </m:r>
            <m:r>
              <m:rPr>
                <m:sty m:val="p"/>
              </m:rPr>
              <m:t>)−</m:t>
            </m:r>
            <m:r>
              <m:rPr>
                <m:sty m:val="p"/>
                <m:scr m:val="double-struck"/>
              </m:rPr>
              <m:t>E</m:t>
            </m:r>
            <m:r>
              <m:rPr>
                <m:sty m:val="p"/>
              </m:rPr>
              <m:t>[</m:t>
            </m:r>
            <m:r>
              <m:rPr/>
              <m:t>RI</m:t>
            </m:r>
            <m:r>
              <m:rPr>
                <m:sty m:val="p"/>
              </m:rPr>
              <m:t>]</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（6.1）</w:t>
      </w:r>
    </w:p>
    <w:p w14:paraId="3D53A1CC">
      <w:pPr>
        <w:spacing w:before="0" w:after="0" w:line="360" w:lineRule="auto"/>
        <w:ind w:firstLine="420"/>
        <w:jc w:val="both"/>
      </w:pPr>
      <w:r>
        <w:rPr>
          <w:rFonts w:ascii="Times New Roman" w:hAnsi="Times New Roman" w:eastAsia="宋体"/>
          <w:b w:val="0"/>
          <w:i w:val="0"/>
          <w:color w:val="000000"/>
          <w:sz w:val="24"/>
        </w:rPr>
        <w:t>式（6.1）为调整兰德指数。ARI 越接近 1，说明聚类结果与参考标注组越一致；若聚类结果接近随机划分，ARI 会接近 0。</w:t>
      </w:r>
    </w:p>
    <w:p w14:paraId="71B4F08C">
      <w:pPr>
        <w:tabs>
          <w:tab w:val="center" w:pos="4195"/>
          <w:tab w:val="right" w:pos="8617"/>
        </w:tabs>
        <w:spacing w:before="120" w:after="120" w:line="312" w:lineRule="auto"/>
        <w:jc w:val="left"/>
      </w:pPr>
      <w:r>
        <w:tab/>
      </w:r>
      <m:oMath>
        <m:r>
          <m:rPr>
            <m:sty m:val="p"/>
          </m:rPr>
          <m:t>NMI(</m:t>
        </m:r>
        <m:r>
          <m:rPr/>
          <m:t>Y</m:t>
        </m:r>
        <m:r>
          <m:rPr>
            <m:sty m:val="p"/>
          </m:rPr>
          <m:t>,</m:t>
        </m:r>
        <m:acc>
          <m:accPr/>
          <m:e>
            <m:r>
              <m:rPr/>
              <m:t>Y</m:t>
            </m:r>
          </m:e>
        </m:acc>
        <m:r>
          <m:rPr>
            <m:sty m:val="p"/>
          </m:rPr>
          <m:t>)=</m:t>
        </m:r>
        <m:f>
          <m:fPr/>
          <m:num>
            <m:r>
              <m:rPr/>
              <m:t>I</m:t>
            </m:r>
            <m:r>
              <m:rPr>
                <m:sty m:val="p"/>
              </m:rPr>
              <m:t>(</m:t>
            </m:r>
            <m:r>
              <m:rPr/>
              <m:t>Y</m:t>
            </m:r>
            <m:r>
              <m:rPr>
                <m:sty m:val="p"/>
              </m:rPr>
              <m:t>;</m:t>
            </m:r>
            <m:acc>
              <m:accPr/>
              <m:e>
                <m:r>
                  <m:rPr/>
                  <m:t>Y</m:t>
                </m:r>
              </m:e>
            </m:acc>
            <m:r>
              <m:rPr>
                <m:sty m:val="p"/>
              </m:rPr>
              <m:t>)</m:t>
            </m:r>
          </m:num>
          <m:den>
            <m:rad>
              <m:radPr>
                <m:degHide m:val="1"/>
              </m:radPr>
              <m:deg/>
              <m:e>
                <m:r>
                  <m:rPr/>
                  <m:t>H</m:t>
                </m:r>
                <m:r>
                  <m:rPr>
                    <m:sty m:val="p"/>
                  </m:rPr>
                  <m:t>(</m:t>
                </m:r>
                <m:r>
                  <m:rPr/>
                  <m:t>Y</m:t>
                </m:r>
                <m:r>
                  <m:rPr>
                    <m:sty m:val="p"/>
                  </m:rPr>
                  <m:t>)</m:t>
                </m:r>
                <m:r>
                  <m:rPr/>
                  <m:t>H</m:t>
                </m:r>
                <m:r>
                  <m:rPr>
                    <m:sty m:val="p"/>
                  </m:rPr>
                  <m:t>(</m:t>
                </m:r>
                <m:acc>
                  <m:accPr/>
                  <m:e>
                    <m:r>
                      <m:rPr/>
                      <m:t>Y</m:t>
                    </m:r>
                  </m:e>
                </m:acc>
                <m:r>
                  <m:rPr>
                    <m:sty m:val="p"/>
                  </m:rPr>
                  <m:t>)</m:t>
                </m:r>
              </m:e>
            </m:rad>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（6.2）</w:t>
      </w:r>
    </w:p>
    <w:p w14:paraId="65125DE7">
      <w:pPr>
        <w:spacing w:before="0" w:after="0" w:line="360" w:lineRule="auto"/>
        <w:ind w:firstLine="420"/>
        <w:jc w:val="both"/>
      </w:pPr>
      <w:r>
        <w:rPr>
          <w:rFonts w:ascii="Times New Roman" w:hAnsi="Times New Roman" w:eastAsia="宋体"/>
          <w:b w:val="0"/>
          <w:i w:val="0"/>
          <w:color w:val="000000"/>
          <w:sz w:val="24"/>
        </w:rPr>
        <w:t>式（6.2）为标准化互信息，其中 Y 表示参考标注，预测聚类标签用带帽变量表示。NMI 越高，说明聚类结果保留的参考标注信息越多。</w:t>
      </w:r>
    </w:p>
    <w:p w14:paraId="57C65F85">
      <w:pPr>
        <w:tabs>
          <w:tab w:val="center" w:pos="4195"/>
          <w:tab w:val="right" w:pos="8617"/>
        </w:tabs>
        <w:spacing w:before="120" w:after="120" w:line="312" w:lineRule="auto"/>
        <w:jc w:val="left"/>
      </w:pPr>
      <w:r>
        <w:tab/>
      </w:r>
      <m:oMath>
        <m:sSub>
          <m:sSubPr/>
          <m:e>
            <m:r>
              <m:rPr/>
              <m:t>e</m:t>
            </m:r>
          </m:e>
          <m:sub>
            <m:r>
              <m:rPr/>
              <m:t>wrong</m:t>
            </m:r>
          </m:sub>
        </m:sSub>
        <m:r>
          <m:rPr>
            <m:sty m:val="p"/>
          </m:rPr>
          <m:t>=</m:t>
        </m:r>
        <m:f>
          <m:fPr/>
          <m:num>
            <m:nary>
              <m:naryPr>
                <m:chr m:val="∑"/>
                <m:limLoc m:val="undOvr"/>
                <m:supHide m:val="1"/>
              </m:naryPr>
              <m:sub>
                <m:r>
                  <m:rPr/>
                  <m:t>k</m:t>
                </m:r>
                <m:r>
                  <m:rPr>
                    <m:sty m:val="p"/>
                  </m:rPr>
                  <m:t>:|</m:t>
                </m:r>
                <m:sSub>
                  <m:sSubPr/>
                  <m:e>
                    <m:r>
                      <m:rPr/>
                      <m:t>P</m:t>
                    </m:r>
                  </m:e>
                  <m:sub>
                    <m:r>
                      <m:rPr/>
                      <m:t>k</m:t>
                    </m:r>
                  </m:sub>
                </m:sSub>
                <m:r>
                  <m:rPr>
                    <m:sty m:val="p"/>
                  </m:rPr>
                  <m:t>|&gt;</m:t>
                </m:r>
                <m:r>
                  <m:rPr/>
                  <m:t>1</m:t>
                </m:r>
              </m:sub>
              <m:sup>
                <m:r>
                  <m:rPr/>
                  <m:t>​</m:t>
                </m:r>
              </m:sup>
              <m:e>
                <m:d>
                  <m:dPr>
                    <m:sepChr m:val=""/>
                  </m:dPr>
                  <m:e>
                    <m:r>
                      <m:rPr>
                        <m:sty m:val="p"/>
                      </m:rPr>
                      <m:t>|</m:t>
                    </m:r>
                    <m:sSub>
                      <m:sSubPr/>
                      <m:e>
                        <m:r>
                          <m:rPr/>
                          <m:t>P</m:t>
                        </m:r>
                      </m:e>
                      <m:sub>
                        <m:r>
                          <m:rPr/>
                          <m:t>k</m:t>
                        </m:r>
                      </m:sub>
                    </m:sSub>
                    <m:r>
                      <m:rPr>
                        <m:sty m:val="p"/>
                      </m:rPr>
                      <m:t>|−</m:t>
                    </m:r>
                    <m:limLow>
                      <m:limLowPr/>
                      <m:e>
                        <m:r>
                          <m:rPr>
                            <m:sty m:val="p"/>
                          </m:rPr>
                          <m:t>max</m:t>
                        </m:r>
                      </m:e>
                      <m:lim>
                        <m:r>
                          <m:rPr/>
                          <m:t>g</m:t>
                        </m:r>
                      </m:lim>
                    </m:limLow>
                    <m:r>
                      <m:rPr>
                        <m:sty m:val="p"/>
                      </m:rPr>
                      <m:t>|</m:t>
                    </m:r>
                    <m:sSub>
                      <m:sSubPr/>
                      <m:e>
                        <m:r>
                          <m:rPr/>
                          <m:t>P</m:t>
                        </m:r>
                      </m:e>
                      <m:sub>
                        <m:r>
                          <m:rPr/>
                          <m:t>k</m:t>
                        </m:r>
                      </m:sub>
                    </m:sSub>
                    <m:r>
                      <m:rPr>
                        <m:sty m:val="p"/>
                      </m:rPr>
                      <m:t>∩</m:t>
                    </m:r>
                    <m:sSub>
                      <m:sSubPr/>
                      <m:e>
                        <m:r>
                          <m:rPr/>
                          <m:t>G</m:t>
                        </m:r>
                      </m:e>
                      <m:sub>
                        <m:r>
                          <m:rPr/>
                          <m:t>g</m:t>
                        </m:r>
                      </m:sub>
                    </m:sSub>
                    <m:r>
                      <m:rPr>
                        <m:sty m:val="p"/>
                      </m:rPr>
                      <m:t>|</m:t>
                    </m:r>
                  </m:e>
                </m:d>
              </m:e>
            </m:nary>
          </m:num>
          <m:den>
            <m:nary>
              <m:naryPr>
                <m:chr m:val="∑"/>
                <m:limLoc m:val="undOvr"/>
                <m:supHide m:val="1"/>
              </m:naryPr>
              <m:sub>
                <m:r>
                  <m:rPr/>
                  <m:t>k</m:t>
                </m:r>
                <m:r>
                  <m:rPr>
                    <m:sty m:val="p"/>
                  </m:rPr>
                  <m:t>:|</m:t>
                </m:r>
                <m:sSub>
                  <m:sSubPr/>
                  <m:e>
                    <m:r>
                      <m:rPr/>
                      <m:t>P</m:t>
                    </m:r>
                  </m:e>
                  <m:sub>
                    <m:r>
                      <m:rPr/>
                      <m:t>k</m:t>
                    </m:r>
                  </m:sub>
                </m:sSub>
                <m:r>
                  <m:rPr>
                    <m:sty m:val="p"/>
                  </m:rPr>
                  <m:t>|&gt;</m:t>
                </m:r>
                <m:r>
                  <m:rPr/>
                  <m:t>1</m:t>
                </m:r>
              </m:sub>
              <m:sup>
                <m:r>
                  <m:rPr/>
                  <m:t>​</m:t>
                </m:r>
              </m:sup>
              <m:e>
                <m:r>
                  <m:rPr>
                    <m:sty m:val="p"/>
                  </m:rPr>
                  <m:t>|</m:t>
                </m:r>
              </m:e>
            </m:nary>
            <m:sSub>
              <m:sSubPr/>
              <m:e>
                <m:r>
                  <m:rPr/>
                  <m:t>P</m:t>
                </m:r>
              </m:e>
              <m:sub>
                <m:r>
                  <m:rPr/>
                  <m:t>k</m:t>
                </m:r>
              </m:sub>
            </m:sSub>
            <m:r>
              <m:rPr>
                <m:sty m:val="p"/>
              </m:rPr>
              <m:t>|</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（6.3）</w:t>
      </w:r>
    </w:p>
    <w:p w14:paraId="42DFC07E">
      <w:pPr>
        <w:spacing w:before="0" w:after="0" w:line="360" w:lineRule="auto"/>
        <w:ind w:firstLine="420"/>
        <w:jc w:val="both"/>
      </w:pPr>
      <w:r>
        <w:rPr>
          <w:rFonts w:ascii="Times New Roman" w:hAnsi="Times New Roman" w:eastAsia="宋体"/>
          <w:b w:val="0"/>
          <w:i w:val="0"/>
          <w:color w:val="000000"/>
          <w:sz w:val="24"/>
        </w:rPr>
        <w:t>式（6.3）定义错误聚类率。只统计非单例预测簇，并把每个预测簇中非多数参考标注的谱图视为错误合并。该指标能直接反映谱图库去冗余场景中错误合并的风险。</w:t>
      </w:r>
    </w:p>
    <w:p w14:paraId="70AEBBAA">
      <w:pPr>
        <w:tabs>
          <w:tab w:val="center" w:pos="4195"/>
          <w:tab w:val="right" w:pos="8617"/>
        </w:tabs>
        <w:spacing w:before="120" w:after="120" w:line="312" w:lineRule="auto"/>
        <w:jc w:val="left"/>
      </w:pPr>
      <w:r>
        <w:tab/>
      </w:r>
      <m:oMath>
        <m:r>
          <m:rPr/>
          <m:t>η</m:t>
        </m:r>
        <m:r>
          <m:rPr>
            <m:sty m:val="p"/>
          </m:rPr>
          <m:t>=</m:t>
        </m:r>
        <m:r>
          <m:rPr/>
          <m:t>1</m:t>
        </m:r>
        <m:r>
          <m:rPr>
            <m:sty m:val="p"/>
          </m:rPr>
          <m:t>−</m:t>
        </m:r>
        <m:f>
          <m:fPr/>
          <m:num>
            <m:sSub>
              <m:sSubPr/>
              <m:e>
                <m:r>
                  <m:rPr/>
                  <m:t>N</m:t>
                </m:r>
              </m:e>
              <m:sub>
                <m:r>
                  <m:rPr/>
                  <m:t>candidate</m:t>
                </m:r>
              </m:sub>
            </m:sSub>
          </m:num>
          <m:den>
            <m:sSub>
              <m:sSubPr/>
              <m:e>
                <m:r>
                  <m:rPr/>
                  <m:t>N</m:t>
                </m:r>
              </m:e>
              <m:sub>
                <m:r>
                  <m:rPr/>
                  <m:t>all</m:t>
                </m:r>
              </m:sub>
            </m:sSub>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（6.4）</w:t>
      </w:r>
    </w:p>
    <w:p w14:paraId="7861BB70">
      <w:pPr>
        <w:spacing w:before="0" w:after="0" w:line="360" w:lineRule="auto"/>
        <w:ind w:firstLine="420"/>
        <w:jc w:val="both"/>
      </w:pPr>
      <w:r>
        <w:rPr>
          <w:rFonts w:ascii="Times New Roman" w:hAnsi="Times New Roman" w:eastAsia="宋体"/>
          <w:b w:val="0"/>
          <w:i w:val="0"/>
          <w:color w:val="000000"/>
          <w:sz w:val="24"/>
        </w:rPr>
        <w:t>式（6.4）为候选过滤率，其中候选数量表示数据库过滤后需要进入碎片峰比较的谱图对数量，完整数量表示所有谱图的两两组合数。</w:t>
      </w:r>
      <w:del w:id="343" w:author="Austin" w:date="2026-06-03T00:32:05Z">
        <w:r>
          <w:rPr>
            <w:rFonts w:ascii="Times New Roman" w:hAnsi="Times New Roman" w:eastAsia="宋体"/>
            <w:b w:val="0"/>
            <w:i w:val="0"/>
            <w:color w:val="000000"/>
            <w:sz w:val="24"/>
          </w:rPr>
          <w:delText>本文</w:delText>
        </w:r>
      </w:del>
      <w:ins w:id="344" w:author="Austin" w:date="2026-06-03T00:32:05Z">
        <w:r>
          <w:rPr>
            <w:rFonts w:hint="eastAsia"/>
            <w:b w:val="0"/>
            <w:i w:val="0"/>
            <w:color w:val="000000"/>
            <w:sz w:val="24"/>
            <w:lang w:eastAsia="zh-CN"/>
          </w:rPr>
          <w:t>本研究</w:t>
        </w:r>
      </w:ins>
      <w:r>
        <w:rPr>
          <w:rFonts w:ascii="Times New Roman" w:hAnsi="Times New Roman" w:eastAsia="宋体"/>
          <w:b w:val="0"/>
          <w:i w:val="0"/>
          <w:color w:val="000000"/>
          <w:sz w:val="24"/>
        </w:rPr>
        <w:t>把该指标作为效率评价的核心依据。</w:t>
      </w:r>
    </w:p>
    <w:p w14:paraId="511596F5">
      <w:pPr>
        <w:pStyle w:val="3"/>
        <w:jc w:val="left"/>
      </w:pPr>
      <w:r>
        <w:rPr>
          <w:rFonts w:ascii="Times New Roman" w:hAnsi="Times New Roman" w:eastAsia="黑体"/>
          <w:b/>
          <w:i w:val="0"/>
          <w:color w:val="000000"/>
          <w:sz w:val="24"/>
        </w:rPr>
        <w:t>6.3 聚类质量对比</w:t>
      </w:r>
    </w:p>
    <w:p w14:paraId="7D6588B1">
      <w:pPr>
        <w:jc w:val="center"/>
      </w:pPr>
      <w:r>
        <w:drawing>
          <wp:inline distT="0" distB="0" distL="114300" distR="114300">
            <wp:extent cx="5111750" cy="3103245"/>
            <wp:effectExtent l="0" t="0" r="19050" b="2095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26"/>
                    <a:stretch>
                      <a:fillRect/>
                    </a:stretch>
                  </pic:blipFill>
                  <pic:spPr>
                    <a:xfrm>
                      <a:off x="0" y="0"/>
                      <a:ext cx="5112000" cy="3103714"/>
                    </a:xfrm>
                    <a:prstGeom prst="rect">
                      <a:avLst/>
                    </a:prstGeom>
                  </pic:spPr>
                </pic:pic>
              </a:graphicData>
            </a:graphic>
          </wp:inline>
        </w:drawing>
      </w:r>
    </w:p>
    <w:p w14:paraId="4B6FFE7A">
      <w:pPr>
        <w:spacing w:after="120"/>
        <w:jc w:val="center"/>
      </w:pPr>
      <w:r>
        <w:rPr>
          <w:rFonts w:ascii="Times New Roman" w:hAnsi="Times New Roman" w:eastAsia="宋体"/>
          <w:b w:val="0"/>
          <w:i w:val="0"/>
          <w:color w:val="000000"/>
          <w:sz w:val="21"/>
        </w:rPr>
        <w:t>图9 谱图聚类质量指标对比</w:t>
      </w:r>
    </w:p>
    <w:p w14:paraId="0BF3EA55">
      <w:pPr>
        <w:spacing w:after="120"/>
        <w:jc w:val="center"/>
      </w:pPr>
      <w:r>
        <w:rPr>
          <w:rFonts w:ascii="Times New Roman" w:hAnsi="Times New Roman" w:eastAsia="宋体"/>
          <w:b w:val="0"/>
          <w:i w:val="0"/>
          <w:color w:val="000000"/>
          <w:sz w:val="21"/>
        </w:rPr>
        <w:t>表4 谱图聚类质量结果对比</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608"/>
        <w:gridCol w:w="1134"/>
        <w:gridCol w:w="1020"/>
        <w:gridCol w:w="1020"/>
        <w:gridCol w:w="1191"/>
        <w:gridCol w:w="1247"/>
      </w:tblGrid>
      <w:tr w14:paraId="7807F282">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385" w:type="dxa"/>
            <w:tcBorders>
              <w:bottom w:val="single" w:color="000000" w:sz="8" w:space="0"/>
            </w:tcBorders>
            <w:vAlign w:val="center"/>
          </w:tcPr>
          <w:p w14:paraId="071F4881">
            <w:pPr>
              <w:spacing w:before="0" w:after="0" w:line="288" w:lineRule="auto"/>
              <w:jc w:val="center"/>
            </w:pPr>
            <w:r>
              <w:rPr>
                <w:rFonts w:ascii="Times New Roman" w:hAnsi="Times New Roman" w:eastAsia="宋体"/>
                <w:b/>
                <w:i w:val="0"/>
                <w:color w:val="000000"/>
                <w:sz w:val="21"/>
              </w:rPr>
              <w:t>设置</w:t>
            </w:r>
          </w:p>
        </w:tc>
        <w:tc>
          <w:tcPr>
            <w:tcW w:w="1385" w:type="dxa"/>
            <w:tcBorders>
              <w:bottom w:val="single" w:color="000000" w:sz="8" w:space="0"/>
            </w:tcBorders>
            <w:vAlign w:val="center"/>
          </w:tcPr>
          <w:p w14:paraId="692670DC">
            <w:pPr>
              <w:spacing w:before="0" w:after="0" w:line="288" w:lineRule="auto"/>
              <w:jc w:val="center"/>
            </w:pPr>
            <w:r>
              <w:rPr>
                <w:rFonts w:ascii="Times New Roman" w:hAnsi="Times New Roman" w:eastAsia="宋体"/>
                <w:b/>
                <w:i w:val="0"/>
                <w:color w:val="000000"/>
                <w:sz w:val="21"/>
              </w:rPr>
              <w:t>簇数</w:t>
            </w:r>
          </w:p>
        </w:tc>
        <w:tc>
          <w:tcPr>
            <w:tcW w:w="1385" w:type="dxa"/>
            <w:tcBorders>
              <w:bottom w:val="single" w:color="000000" w:sz="8" w:space="0"/>
            </w:tcBorders>
            <w:vAlign w:val="center"/>
          </w:tcPr>
          <w:p w14:paraId="51FDAB91">
            <w:pPr>
              <w:spacing w:before="0" w:after="0" w:line="288" w:lineRule="auto"/>
              <w:jc w:val="center"/>
            </w:pPr>
            <w:r>
              <w:rPr>
                <w:rFonts w:ascii="Times New Roman" w:hAnsi="Times New Roman" w:eastAsia="宋体"/>
                <w:b/>
                <w:i w:val="0"/>
                <w:color w:val="000000"/>
                <w:sz w:val="21"/>
              </w:rPr>
              <w:t>ARI</w:t>
            </w:r>
          </w:p>
        </w:tc>
        <w:tc>
          <w:tcPr>
            <w:tcW w:w="1385" w:type="dxa"/>
            <w:tcBorders>
              <w:bottom w:val="single" w:color="000000" w:sz="8" w:space="0"/>
            </w:tcBorders>
            <w:vAlign w:val="center"/>
          </w:tcPr>
          <w:p w14:paraId="6B96D85D">
            <w:pPr>
              <w:spacing w:before="0" w:after="0" w:line="288" w:lineRule="auto"/>
              <w:jc w:val="center"/>
            </w:pPr>
            <w:r>
              <w:rPr>
                <w:rFonts w:ascii="Times New Roman" w:hAnsi="Times New Roman" w:eastAsia="宋体"/>
                <w:b/>
                <w:i w:val="0"/>
                <w:color w:val="000000"/>
                <w:sz w:val="21"/>
              </w:rPr>
              <w:t>NMI</w:t>
            </w:r>
          </w:p>
        </w:tc>
        <w:tc>
          <w:tcPr>
            <w:tcW w:w="1385" w:type="dxa"/>
            <w:tcBorders>
              <w:bottom w:val="single" w:color="000000" w:sz="8" w:space="0"/>
            </w:tcBorders>
            <w:vAlign w:val="center"/>
          </w:tcPr>
          <w:p w14:paraId="5B1D2529">
            <w:pPr>
              <w:spacing w:before="0" w:after="0" w:line="288" w:lineRule="auto"/>
              <w:jc w:val="center"/>
            </w:pPr>
            <w:r>
              <w:rPr>
                <w:rFonts w:ascii="Times New Roman" w:hAnsi="Times New Roman" w:eastAsia="宋体"/>
                <w:b/>
                <w:i w:val="0"/>
                <w:color w:val="000000"/>
                <w:sz w:val="21"/>
              </w:rPr>
              <w:t>错误率</w:t>
            </w:r>
          </w:p>
        </w:tc>
        <w:tc>
          <w:tcPr>
            <w:tcW w:w="1385" w:type="dxa"/>
            <w:tcBorders>
              <w:bottom w:val="single" w:color="000000" w:sz="8" w:space="0"/>
            </w:tcBorders>
            <w:vAlign w:val="center"/>
          </w:tcPr>
          <w:p w14:paraId="3BD4A9AD">
            <w:pPr>
              <w:spacing w:before="0" w:after="0" w:line="288" w:lineRule="auto"/>
              <w:jc w:val="center"/>
            </w:pPr>
            <w:r>
              <w:rPr>
                <w:rFonts w:ascii="Times New Roman" w:hAnsi="Times New Roman" w:eastAsia="宋体"/>
                <w:b/>
                <w:i w:val="0"/>
                <w:color w:val="000000"/>
                <w:sz w:val="21"/>
              </w:rPr>
              <w:t>保留边数</w:t>
            </w:r>
          </w:p>
        </w:tc>
      </w:tr>
      <w:tr w14:paraId="09CB46EB">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608" w:type="dxa"/>
            <w:vAlign w:val="center"/>
          </w:tcPr>
          <w:p w14:paraId="4E3AC735">
            <w:pPr>
              <w:spacing w:before="0" w:after="0" w:line="288" w:lineRule="auto"/>
              <w:jc w:val="center"/>
            </w:pPr>
            <w:r>
              <w:rPr>
                <w:rFonts w:ascii="Times New Roman" w:hAnsi="Times New Roman" w:eastAsia="宋体"/>
                <w:b w:val="0"/>
                <w:i w:val="0"/>
                <w:color w:val="000000"/>
                <w:sz w:val="21"/>
              </w:rPr>
              <w:t>单谱图基线</w:t>
            </w:r>
          </w:p>
        </w:tc>
        <w:tc>
          <w:tcPr>
            <w:tcW w:w="1134" w:type="dxa"/>
            <w:vAlign w:val="center"/>
          </w:tcPr>
          <w:p w14:paraId="6CB24EDE">
            <w:pPr>
              <w:spacing w:before="0" w:after="0" w:line="288" w:lineRule="auto"/>
              <w:jc w:val="left"/>
            </w:pPr>
            <w:r>
              <w:rPr>
                <w:rFonts w:ascii="Times New Roman" w:hAnsi="Times New Roman" w:eastAsia="宋体"/>
                <w:b w:val="0"/>
                <w:i w:val="0"/>
                <w:color w:val="000000"/>
                <w:sz w:val="21"/>
              </w:rPr>
              <w:t>4480</w:t>
            </w:r>
          </w:p>
        </w:tc>
        <w:tc>
          <w:tcPr>
            <w:tcW w:w="1020" w:type="dxa"/>
            <w:vAlign w:val="center"/>
          </w:tcPr>
          <w:p w14:paraId="18151E14">
            <w:pPr>
              <w:spacing w:before="0" w:after="0" w:line="288" w:lineRule="auto"/>
              <w:jc w:val="left"/>
            </w:pPr>
            <w:r>
              <w:rPr>
                <w:rFonts w:ascii="Times New Roman" w:hAnsi="Times New Roman" w:eastAsia="宋体"/>
                <w:b w:val="0"/>
                <w:i w:val="0"/>
                <w:color w:val="000000"/>
                <w:sz w:val="21"/>
              </w:rPr>
              <w:t>0.0000</w:t>
            </w:r>
          </w:p>
        </w:tc>
        <w:tc>
          <w:tcPr>
            <w:tcW w:w="1020" w:type="dxa"/>
            <w:vAlign w:val="center"/>
          </w:tcPr>
          <w:p w14:paraId="190E51AF">
            <w:pPr>
              <w:spacing w:before="0" w:after="0" w:line="288" w:lineRule="auto"/>
              <w:jc w:val="left"/>
            </w:pPr>
            <w:r>
              <w:rPr>
                <w:rFonts w:ascii="Times New Roman" w:hAnsi="Times New Roman" w:eastAsia="宋体"/>
                <w:b w:val="0"/>
                <w:i w:val="0"/>
                <w:color w:val="000000"/>
                <w:sz w:val="21"/>
              </w:rPr>
              <w:t>0.9374</w:t>
            </w:r>
          </w:p>
        </w:tc>
        <w:tc>
          <w:tcPr>
            <w:tcW w:w="1191" w:type="dxa"/>
            <w:vAlign w:val="center"/>
          </w:tcPr>
          <w:p w14:paraId="1D812852">
            <w:pPr>
              <w:spacing w:before="0" w:after="0" w:line="288" w:lineRule="auto"/>
              <w:jc w:val="left"/>
            </w:pPr>
            <w:r>
              <w:rPr>
                <w:rFonts w:ascii="Times New Roman" w:hAnsi="Times New Roman" w:eastAsia="宋体"/>
                <w:b w:val="0"/>
                <w:i w:val="0"/>
                <w:color w:val="000000"/>
                <w:sz w:val="21"/>
              </w:rPr>
              <w:t>0.00%</w:t>
            </w:r>
          </w:p>
        </w:tc>
        <w:tc>
          <w:tcPr>
            <w:tcW w:w="1247" w:type="dxa"/>
            <w:vAlign w:val="center"/>
          </w:tcPr>
          <w:p w14:paraId="694F558D">
            <w:pPr>
              <w:spacing w:before="0" w:after="0" w:line="288" w:lineRule="auto"/>
              <w:jc w:val="left"/>
            </w:pPr>
            <w:r>
              <w:rPr>
                <w:rFonts w:ascii="Times New Roman" w:hAnsi="Times New Roman" w:eastAsia="宋体"/>
                <w:b w:val="0"/>
                <w:i w:val="0"/>
                <w:color w:val="000000"/>
                <w:sz w:val="21"/>
              </w:rPr>
              <w:t>0</w:t>
            </w:r>
          </w:p>
        </w:tc>
      </w:tr>
      <w:tr w14:paraId="526E74F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608" w:type="dxa"/>
            <w:vAlign w:val="center"/>
          </w:tcPr>
          <w:p w14:paraId="2E676B4F">
            <w:pPr>
              <w:spacing w:before="0" w:after="0" w:line="288" w:lineRule="auto"/>
              <w:jc w:val="center"/>
            </w:pPr>
            <w:r>
              <w:rPr>
                <w:rFonts w:ascii="Times New Roman" w:hAnsi="Times New Roman" w:eastAsia="宋体"/>
                <w:b w:val="0"/>
                <w:i w:val="0"/>
                <w:color w:val="000000"/>
                <w:sz w:val="21"/>
              </w:rPr>
              <w:t>前体过滤</w:t>
            </w:r>
          </w:p>
        </w:tc>
        <w:tc>
          <w:tcPr>
            <w:tcW w:w="1134" w:type="dxa"/>
            <w:vAlign w:val="center"/>
          </w:tcPr>
          <w:p w14:paraId="4616FEB4">
            <w:pPr>
              <w:spacing w:before="0" w:after="0" w:line="288" w:lineRule="auto"/>
              <w:jc w:val="left"/>
            </w:pPr>
            <w:r>
              <w:rPr>
                <w:rFonts w:ascii="Times New Roman" w:hAnsi="Times New Roman" w:eastAsia="宋体"/>
                <w:b w:val="0"/>
                <w:i w:val="0"/>
                <w:color w:val="000000"/>
                <w:sz w:val="21"/>
              </w:rPr>
              <w:t>2220</w:t>
            </w:r>
          </w:p>
        </w:tc>
        <w:tc>
          <w:tcPr>
            <w:tcW w:w="1020" w:type="dxa"/>
            <w:vAlign w:val="center"/>
          </w:tcPr>
          <w:p w14:paraId="002A5D8B">
            <w:pPr>
              <w:spacing w:before="0" w:after="0" w:line="288" w:lineRule="auto"/>
              <w:jc w:val="left"/>
            </w:pPr>
            <w:r>
              <w:rPr>
                <w:rFonts w:ascii="Times New Roman" w:hAnsi="Times New Roman" w:eastAsia="宋体"/>
                <w:b w:val="0"/>
                <w:i w:val="0"/>
                <w:color w:val="000000"/>
                <w:sz w:val="21"/>
              </w:rPr>
              <w:t>0.8659</w:t>
            </w:r>
          </w:p>
        </w:tc>
        <w:tc>
          <w:tcPr>
            <w:tcW w:w="1020" w:type="dxa"/>
            <w:vAlign w:val="center"/>
          </w:tcPr>
          <w:p w14:paraId="572B0698">
            <w:pPr>
              <w:spacing w:before="0" w:after="0" w:line="288" w:lineRule="auto"/>
              <w:jc w:val="left"/>
            </w:pPr>
            <w:r>
              <w:rPr>
                <w:rFonts w:ascii="Times New Roman" w:hAnsi="Times New Roman" w:eastAsia="宋体"/>
                <w:b w:val="0"/>
                <w:i w:val="0"/>
                <w:color w:val="000000"/>
                <w:sz w:val="21"/>
              </w:rPr>
              <w:t>0.9874</w:t>
            </w:r>
          </w:p>
        </w:tc>
        <w:tc>
          <w:tcPr>
            <w:tcW w:w="1191" w:type="dxa"/>
            <w:vAlign w:val="center"/>
          </w:tcPr>
          <w:p w14:paraId="54904C7C">
            <w:pPr>
              <w:spacing w:before="0" w:after="0" w:line="288" w:lineRule="auto"/>
              <w:jc w:val="left"/>
            </w:pPr>
            <w:r>
              <w:rPr>
                <w:rFonts w:ascii="Times New Roman" w:hAnsi="Times New Roman" w:eastAsia="宋体"/>
                <w:b w:val="0"/>
                <w:i w:val="0"/>
                <w:color w:val="000000"/>
                <w:sz w:val="21"/>
              </w:rPr>
              <w:t>13.22%</w:t>
            </w:r>
          </w:p>
        </w:tc>
        <w:tc>
          <w:tcPr>
            <w:tcW w:w="1247" w:type="dxa"/>
            <w:vAlign w:val="center"/>
          </w:tcPr>
          <w:p w14:paraId="5AB0128B">
            <w:pPr>
              <w:spacing w:before="0" w:after="0" w:line="288" w:lineRule="auto"/>
              <w:jc w:val="left"/>
            </w:pPr>
            <w:r>
              <w:rPr>
                <w:rFonts w:ascii="Times New Roman" w:hAnsi="Times New Roman" w:eastAsia="宋体"/>
                <w:b w:val="0"/>
                <w:i w:val="0"/>
                <w:color w:val="000000"/>
                <w:sz w:val="21"/>
              </w:rPr>
              <w:t>14614</w:t>
            </w:r>
          </w:p>
        </w:tc>
      </w:tr>
      <w:tr w14:paraId="6833C79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608" w:type="dxa"/>
            <w:vAlign w:val="center"/>
          </w:tcPr>
          <w:p w14:paraId="3FF24F30">
            <w:pPr>
              <w:spacing w:before="0" w:after="0" w:line="288" w:lineRule="auto"/>
              <w:jc w:val="center"/>
            </w:pPr>
            <w:r>
              <w:rPr>
                <w:rFonts w:ascii="Times New Roman" w:hAnsi="Times New Roman" w:eastAsia="宋体"/>
                <w:b w:val="0"/>
                <w:i w:val="0"/>
                <w:color w:val="000000"/>
                <w:sz w:val="21"/>
              </w:rPr>
              <w:t>过滤+相似度0.30</w:t>
            </w:r>
          </w:p>
        </w:tc>
        <w:tc>
          <w:tcPr>
            <w:tcW w:w="1134" w:type="dxa"/>
            <w:vAlign w:val="center"/>
          </w:tcPr>
          <w:p w14:paraId="694E0043">
            <w:pPr>
              <w:spacing w:before="0" w:after="0" w:line="288" w:lineRule="auto"/>
              <w:jc w:val="left"/>
            </w:pPr>
            <w:r>
              <w:rPr>
                <w:rFonts w:ascii="Times New Roman" w:hAnsi="Times New Roman" w:eastAsia="宋体"/>
                <w:b w:val="0"/>
                <w:i w:val="0"/>
                <w:color w:val="000000"/>
                <w:sz w:val="21"/>
              </w:rPr>
              <w:t>2565</w:t>
            </w:r>
          </w:p>
        </w:tc>
        <w:tc>
          <w:tcPr>
            <w:tcW w:w="1020" w:type="dxa"/>
            <w:vAlign w:val="center"/>
          </w:tcPr>
          <w:p w14:paraId="053D03D4">
            <w:pPr>
              <w:spacing w:before="0" w:after="0" w:line="288" w:lineRule="auto"/>
              <w:jc w:val="left"/>
            </w:pPr>
            <w:r>
              <w:rPr>
                <w:rFonts w:ascii="Times New Roman" w:hAnsi="Times New Roman" w:eastAsia="宋体"/>
                <w:b w:val="0"/>
                <w:i w:val="0"/>
                <w:color w:val="000000"/>
                <w:sz w:val="21"/>
              </w:rPr>
              <w:t>0.8435</w:t>
            </w:r>
          </w:p>
        </w:tc>
        <w:tc>
          <w:tcPr>
            <w:tcW w:w="1020" w:type="dxa"/>
            <w:vAlign w:val="center"/>
          </w:tcPr>
          <w:p w14:paraId="4D252BB3">
            <w:pPr>
              <w:spacing w:before="0" w:after="0" w:line="288" w:lineRule="auto"/>
              <w:jc w:val="left"/>
            </w:pPr>
            <w:r>
              <w:rPr>
                <w:rFonts w:ascii="Times New Roman" w:hAnsi="Times New Roman" w:eastAsia="宋体"/>
                <w:b w:val="0"/>
                <w:i w:val="0"/>
                <w:color w:val="000000"/>
                <w:sz w:val="21"/>
              </w:rPr>
              <w:t>0.9837</w:t>
            </w:r>
          </w:p>
        </w:tc>
        <w:tc>
          <w:tcPr>
            <w:tcW w:w="1191" w:type="dxa"/>
            <w:vAlign w:val="center"/>
          </w:tcPr>
          <w:p w14:paraId="2411DC36">
            <w:pPr>
              <w:spacing w:before="0" w:after="0" w:line="288" w:lineRule="auto"/>
              <w:jc w:val="left"/>
            </w:pPr>
            <w:r>
              <w:rPr>
                <w:rFonts w:ascii="Times New Roman" w:hAnsi="Times New Roman" w:eastAsia="宋体"/>
                <w:b w:val="0"/>
                <w:i w:val="0"/>
                <w:color w:val="000000"/>
                <w:sz w:val="21"/>
              </w:rPr>
              <w:t>10.98%</w:t>
            </w:r>
          </w:p>
        </w:tc>
        <w:tc>
          <w:tcPr>
            <w:tcW w:w="1247" w:type="dxa"/>
            <w:vAlign w:val="center"/>
          </w:tcPr>
          <w:p w14:paraId="1E78FDD3">
            <w:pPr>
              <w:spacing w:before="0" w:after="0" w:line="288" w:lineRule="auto"/>
              <w:jc w:val="left"/>
            </w:pPr>
            <w:r>
              <w:rPr>
                <w:rFonts w:ascii="Times New Roman" w:hAnsi="Times New Roman" w:eastAsia="宋体"/>
                <w:b w:val="0"/>
                <w:i w:val="0"/>
                <w:color w:val="000000"/>
                <w:sz w:val="21"/>
              </w:rPr>
              <w:t>10872</w:t>
            </w:r>
          </w:p>
        </w:tc>
      </w:tr>
      <w:tr w14:paraId="7409878A">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608" w:type="dxa"/>
            <w:vAlign w:val="center"/>
          </w:tcPr>
          <w:p w14:paraId="1B24FACD">
            <w:pPr>
              <w:spacing w:before="0" w:after="0" w:line="288" w:lineRule="auto"/>
              <w:jc w:val="center"/>
            </w:pPr>
            <w:r>
              <w:rPr>
                <w:rFonts w:ascii="Times New Roman" w:hAnsi="Times New Roman" w:eastAsia="宋体"/>
                <w:b w:val="0"/>
                <w:i w:val="0"/>
                <w:color w:val="000000"/>
                <w:sz w:val="21"/>
              </w:rPr>
              <w:t>过滤+相似度0.50</w:t>
            </w:r>
          </w:p>
        </w:tc>
        <w:tc>
          <w:tcPr>
            <w:tcW w:w="1134" w:type="dxa"/>
            <w:vAlign w:val="center"/>
          </w:tcPr>
          <w:p w14:paraId="1FE1ECD9">
            <w:pPr>
              <w:spacing w:before="0" w:after="0" w:line="288" w:lineRule="auto"/>
              <w:jc w:val="left"/>
            </w:pPr>
            <w:r>
              <w:rPr>
                <w:rFonts w:ascii="Times New Roman" w:hAnsi="Times New Roman" w:eastAsia="宋体"/>
                <w:b w:val="0"/>
                <w:i w:val="0"/>
                <w:color w:val="000000"/>
                <w:sz w:val="21"/>
              </w:rPr>
              <w:t>3400</w:t>
            </w:r>
          </w:p>
        </w:tc>
        <w:tc>
          <w:tcPr>
            <w:tcW w:w="1020" w:type="dxa"/>
            <w:vAlign w:val="center"/>
          </w:tcPr>
          <w:p w14:paraId="5038DA96">
            <w:pPr>
              <w:spacing w:before="0" w:after="0" w:line="288" w:lineRule="auto"/>
              <w:jc w:val="left"/>
            </w:pPr>
            <w:r>
              <w:rPr>
                <w:rFonts w:ascii="Times New Roman" w:hAnsi="Times New Roman" w:eastAsia="宋体"/>
                <w:b w:val="0"/>
                <w:i w:val="0"/>
                <w:color w:val="000000"/>
                <w:sz w:val="21"/>
              </w:rPr>
              <w:t>0.6876</w:t>
            </w:r>
          </w:p>
        </w:tc>
        <w:tc>
          <w:tcPr>
            <w:tcW w:w="1020" w:type="dxa"/>
            <w:vAlign w:val="center"/>
          </w:tcPr>
          <w:p w14:paraId="7DC0F060">
            <w:pPr>
              <w:spacing w:before="0" w:after="0" w:line="288" w:lineRule="auto"/>
              <w:jc w:val="left"/>
            </w:pPr>
            <w:r>
              <w:rPr>
                <w:rFonts w:ascii="Times New Roman" w:hAnsi="Times New Roman" w:eastAsia="宋体"/>
                <w:b w:val="0"/>
                <w:i w:val="0"/>
                <w:color w:val="000000"/>
                <w:sz w:val="21"/>
              </w:rPr>
              <w:t>0.9653</w:t>
            </w:r>
          </w:p>
        </w:tc>
        <w:tc>
          <w:tcPr>
            <w:tcW w:w="1191" w:type="dxa"/>
            <w:vAlign w:val="center"/>
          </w:tcPr>
          <w:p w14:paraId="78CA2612">
            <w:pPr>
              <w:spacing w:before="0" w:after="0" w:line="288" w:lineRule="auto"/>
              <w:jc w:val="left"/>
            </w:pPr>
            <w:r>
              <w:rPr>
                <w:rFonts w:ascii="Times New Roman" w:hAnsi="Times New Roman" w:eastAsia="宋体"/>
                <w:b w:val="0"/>
                <w:i w:val="0"/>
                <w:color w:val="000000"/>
                <w:sz w:val="21"/>
              </w:rPr>
              <w:t>9.01%</w:t>
            </w:r>
          </w:p>
        </w:tc>
        <w:tc>
          <w:tcPr>
            <w:tcW w:w="1247" w:type="dxa"/>
            <w:vAlign w:val="center"/>
          </w:tcPr>
          <w:p w14:paraId="5CCDA100">
            <w:pPr>
              <w:spacing w:before="0" w:after="0" w:line="288" w:lineRule="auto"/>
              <w:jc w:val="left"/>
            </w:pPr>
            <w:r>
              <w:rPr>
                <w:rFonts w:ascii="Times New Roman" w:hAnsi="Times New Roman" w:eastAsia="宋体"/>
                <w:b w:val="0"/>
                <w:i w:val="0"/>
                <w:color w:val="000000"/>
                <w:sz w:val="21"/>
              </w:rPr>
              <w:t>4963</w:t>
            </w:r>
          </w:p>
        </w:tc>
      </w:tr>
      <w:tr w14:paraId="1A10E61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608" w:type="dxa"/>
            <w:vAlign w:val="center"/>
          </w:tcPr>
          <w:p w14:paraId="10B12DCC">
            <w:pPr>
              <w:spacing w:before="0" w:after="0" w:line="288" w:lineRule="auto"/>
              <w:jc w:val="center"/>
            </w:pPr>
            <w:r>
              <w:rPr>
                <w:rFonts w:ascii="Times New Roman" w:hAnsi="Times New Roman" w:eastAsia="宋体"/>
                <w:b w:val="0"/>
                <w:i w:val="0"/>
                <w:color w:val="000000"/>
                <w:sz w:val="21"/>
              </w:rPr>
              <w:t>过滤+相似度0.70</w:t>
            </w:r>
          </w:p>
        </w:tc>
        <w:tc>
          <w:tcPr>
            <w:tcW w:w="1134" w:type="dxa"/>
            <w:vAlign w:val="center"/>
          </w:tcPr>
          <w:p w14:paraId="2E170A2D">
            <w:pPr>
              <w:spacing w:before="0" w:after="0" w:line="288" w:lineRule="auto"/>
              <w:jc w:val="left"/>
            </w:pPr>
            <w:r>
              <w:rPr>
                <w:rFonts w:ascii="Times New Roman" w:hAnsi="Times New Roman" w:eastAsia="宋体"/>
                <w:b w:val="0"/>
                <w:i w:val="0"/>
                <w:color w:val="000000"/>
                <w:sz w:val="21"/>
              </w:rPr>
              <w:t>4139</w:t>
            </w:r>
          </w:p>
        </w:tc>
        <w:tc>
          <w:tcPr>
            <w:tcW w:w="1020" w:type="dxa"/>
            <w:vAlign w:val="center"/>
          </w:tcPr>
          <w:p w14:paraId="1BDED6AE">
            <w:pPr>
              <w:spacing w:before="0" w:after="0" w:line="288" w:lineRule="auto"/>
              <w:jc w:val="left"/>
            </w:pPr>
            <w:r>
              <w:rPr>
                <w:rFonts w:ascii="Times New Roman" w:hAnsi="Times New Roman" w:eastAsia="宋体"/>
                <w:b w:val="0"/>
                <w:i w:val="0"/>
                <w:color w:val="000000"/>
                <w:sz w:val="21"/>
              </w:rPr>
              <w:t>0.2701</w:t>
            </w:r>
          </w:p>
        </w:tc>
        <w:tc>
          <w:tcPr>
            <w:tcW w:w="1020" w:type="dxa"/>
            <w:vAlign w:val="center"/>
          </w:tcPr>
          <w:p w14:paraId="4A962C90">
            <w:pPr>
              <w:spacing w:before="0" w:after="0" w:line="288" w:lineRule="auto"/>
              <w:jc w:val="left"/>
            </w:pPr>
            <w:r>
              <w:rPr>
                <w:rFonts w:ascii="Times New Roman" w:hAnsi="Times New Roman" w:eastAsia="宋体"/>
                <w:b w:val="0"/>
                <w:i w:val="0"/>
                <w:color w:val="000000"/>
                <w:sz w:val="21"/>
              </w:rPr>
              <w:t>0.9466</w:t>
            </w:r>
          </w:p>
        </w:tc>
        <w:tc>
          <w:tcPr>
            <w:tcW w:w="1191" w:type="dxa"/>
            <w:vAlign w:val="center"/>
          </w:tcPr>
          <w:p w14:paraId="4F5CB982">
            <w:pPr>
              <w:spacing w:before="0" w:after="0" w:line="288" w:lineRule="auto"/>
              <w:jc w:val="left"/>
            </w:pPr>
            <w:r>
              <w:rPr>
                <w:rFonts w:ascii="Times New Roman" w:hAnsi="Times New Roman" w:eastAsia="宋体"/>
                <w:b w:val="0"/>
                <w:i w:val="0"/>
                <w:color w:val="000000"/>
                <w:sz w:val="21"/>
              </w:rPr>
              <w:t>5.75%</w:t>
            </w:r>
          </w:p>
        </w:tc>
        <w:tc>
          <w:tcPr>
            <w:tcW w:w="1247" w:type="dxa"/>
            <w:vAlign w:val="center"/>
          </w:tcPr>
          <w:p w14:paraId="59C85783">
            <w:pPr>
              <w:spacing w:before="0" w:after="0" w:line="288" w:lineRule="auto"/>
              <w:jc w:val="left"/>
            </w:pPr>
            <w:r>
              <w:rPr>
                <w:rFonts w:ascii="Times New Roman" w:hAnsi="Times New Roman" w:eastAsia="宋体"/>
                <w:b w:val="0"/>
                <w:i w:val="0"/>
                <w:color w:val="000000"/>
                <w:sz w:val="21"/>
              </w:rPr>
              <w:t>1028</w:t>
            </w:r>
          </w:p>
        </w:tc>
      </w:tr>
    </w:tbl>
    <w:p w14:paraId="6350A626"/>
    <w:p w14:paraId="2FED96AE">
      <w:pPr>
        <w:spacing w:before="0" w:after="0" w:line="360" w:lineRule="auto"/>
        <w:ind w:firstLine="420"/>
        <w:jc w:val="both"/>
      </w:pPr>
      <w:r>
        <w:rPr>
          <w:rFonts w:ascii="Times New Roman" w:hAnsi="Times New Roman" w:eastAsia="宋体"/>
          <w:b w:val="0"/>
          <w:i w:val="0"/>
          <w:color w:val="000000"/>
          <w:sz w:val="24"/>
        </w:rPr>
        <w:t>从聚类一致性看，前体质量-荷电过滤的 ARI 为 0.8659、NMI 为 0.9874，说明公开数据中许多蛋白质形态已经能被前体属性较好地区分。加入碎片峰相似度阈值 0.30 后，ARI 为 0.8435、NMI 为 0.9837，略低于只按前体属性连通的结果，但错误聚类率从 13.22% 降至 10.98%。这说明碎片峰相似度会拆开一部分弱证据连接，从而降低错误合并风险。</w:t>
      </w:r>
    </w:p>
    <w:p w14:paraId="573738C7">
      <w:pPr>
        <w:spacing w:before="0" w:after="0" w:line="360" w:lineRule="auto"/>
        <w:ind w:firstLine="420"/>
        <w:jc w:val="both"/>
      </w:pPr>
      <w:r>
        <w:rPr>
          <w:rFonts w:ascii="Times New Roman" w:hAnsi="Times New Roman" w:eastAsia="宋体"/>
          <w:b w:val="0"/>
          <w:i w:val="0"/>
          <w:color w:val="000000"/>
          <w:sz w:val="24"/>
        </w:rPr>
        <w:t>阈值继续提高到 0.50 和 0.70 时，保留边数量明显下降，预测簇数量增加，ARI 也随之下降。这一结果符合谱图库聚类的实际特点：过严的碎片峰阈值虽然可以降低错误合并，但会把同一标注组拆成多个小簇，影响聚类完整性。</w:t>
      </w:r>
    </w:p>
    <w:p w14:paraId="0A0E5654">
      <w:pPr>
        <w:spacing w:before="0" w:after="0" w:line="360" w:lineRule="auto"/>
        <w:ind w:firstLine="420"/>
        <w:jc w:val="both"/>
      </w:pPr>
      <w:r>
        <w:rPr>
          <w:rFonts w:ascii="Times New Roman" w:hAnsi="Times New Roman" w:eastAsia="宋体"/>
          <w:b w:val="0"/>
          <w:i w:val="0"/>
          <w:color w:val="000000"/>
          <w:sz w:val="24"/>
        </w:rPr>
        <w:t>全部单谱图基线的 ARI 为 0，说明只保留单例无法完成去冗余；但其 NMI 仍较高，这是因为参考标注组数量较多，单例划分保留了大量样本身份信息。</w:t>
      </w:r>
      <w:del w:id="345" w:author="Austin" w:date="2026-06-03T00:32:06Z">
        <w:r>
          <w:rPr>
            <w:rFonts w:ascii="Times New Roman" w:hAnsi="Times New Roman" w:eastAsia="宋体"/>
            <w:b w:val="0"/>
            <w:i w:val="0"/>
            <w:color w:val="000000"/>
            <w:sz w:val="24"/>
          </w:rPr>
          <w:delText>本文</w:delText>
        </w:r>
      </w:del>
      <w:ins w:id="346" w:author="Austin" w:date="2026-06-03T00:32:06Z">
        <w:r>
          <w:rPr>
            <w:rFonts w:hint="eastAsia"/>
            <w:b w:val="0"/>
            <w:i w:val="0"/>
            <w:color w:val="000000"/>
            <w:sz w:val="24"/>
            <w:lang w:eastAsia="zh-CN"/>
          </w:rPr>
          <w:t>本研究</w:t>
        </w:r>
      </w:ins>
      <w:r>
        <w:rPr>
          <w:rFonts w:ascii="Times New Roman" w:hAnsi="Times New Roman" w:eastAsia="宋体"/>
          <w:b w:val="0"/>
          <w:i w:val="0"/>
          <w:color w:val="000000"/>
          <w:sz w:val="24"/>
        </w:rPr>
        <w:t>因此不单独使用 NMI 下结论，而是结合 ARI、错误聚类率和成簇谱图比例分析。</w:t>
      </w:r>
    </w:p>
    <w:p w14:paraId="290FF2FF">
      <w:pPr>
        <w:jc w:val="center"/>
      </w:pPr>
      <w:r>
        <w:drawing>
          <wp:inline distT="0" distB="0" distL="114300" distR="114300">
            <wp:extent cx="5111750" cy="3103245"/>
            <wp:effectExtent l="0" t="0" r="1905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112000" cy="3103714"/>
                    </a:xfrm>
                    <a:prstGeom prst="rect">
                      <a:avLst/>
                    </a:prstGeom>
                  </pic:spPr>
                </pic:pic>
              </a:graphicData>
            </a:graphic>
          </wp:inline>
        </w:drawing>
      </w:r>
    </w:p>
    <w:p w14:paraId="17E7DE14">
      <w:pPr>
        <w:spacing w:after="120"/>
        <w:jc w:val="center"/>
      </w:pPr>
      <w:r>
        <w:rPr>
          <w:rFonts w:ascii="Times New Roman" w:hAnsi="Times New Roman" w:eastAsia="宋体"/>
          <w:b w:val="0"/>
          <w:i w:val="0"/>
          <w:color w:val="000000"/>
          <w:sz w:val="21"/>
        </w:rPr>
        <w:t>图10 参考标注组与聚类簇规模分布</w:t>
      </w:r>
    </w:p>
    <w:p w14:paraId="3AADBA8B">
      <w:pPr>
        <w:spacing w:before="0" w:after="0" w:line="360" w:lineRule="auto"/>
        <w:ind w:firstLine="420"/>
        <w:jc w:val="both"/>
      </w:pPr>
      <w:r>
        <w:rPr>
          <w:rFonts w:ascii="Times New Roman" w:hAnsi="Times New Roman" w:eastAsia="宋体"/>
          <w:b w:val="0"/>
          <w:i w:val="0"/>
          <w:color w:val="000000"/>
          <w:sz w:val="24"/>
        </w:rPr>
        <w:t>簇规模分布显示，参考标注组和预测簇都呈现明显长尾结构。较大的标注组主要来自重复鉴定或相近前体质量的谱图，小簇则反映了top-down 数据中蛋白质形态多、谱图重复度不均衡的特点。</w:t>
      </w:r>
    </w:p>
    <w:p w14:paraId="5DB4D3A3">
      <w:pPr>
        <w:pStyle w:val="3"/>
        <w:jc w:val="left"/>
      </w:pPr>
      <w:r>
        <w:rPr>
          <w:rFonts w:ascii="Times New Roman" w:hAnsi="Times New Roman" w:eastAsia="黑体"/>
          <w:b/>
          <w:i w:val="0"/>
          <w:color w:val="000000"/>
          <w:sz w:val="24"/>
        </w:rPr>
        <w:t>6.4 效率与候选过滤效果</w:t>
      </w:r>
    </w:p>
    <w:p w14:paraId="4FB4A22E">
      <w:pPr>
        <w:jc w:val="center"/>
      </w:pPr>
      <w:r>
        <w:drawing>
          <wp:inline distT="0" distB="0" distL="114300" distR="114300">
            <wp:extent cx="5111750" cy="3103245"/>
            <wp:effectExtent l="0" t="0" r="1905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112000" cy="3103714"/>
                    </a:xfrm>
                    <a:prstGeom prst="rect">
                      <a:avLst/>
                    </a:prstGeom>
                  </pic:spPr>
                </pic:pic>
              </a:graphicData>
            </a:graphic>
          </wp:inline>
        </w:drawing>
      </w:r>
    </w:p>
    <w:p w14:paraId="6F292CA3">
      <w:pPr>
        <w:spacing w:after="120"/>
        <w:jc w:val="center"/>
      </w:pPr>
      <w:r>
        <w:rPr>
          <w:rFonts w:ascii="Times New Roman" w:hAnsi="Times New Roman" w:eastAsia="宋体"/>
          <w:b w:val="0"/>
          <w:i w:val="0"/>
          <w:color w:val="000000"/>
          <w:sz w:val="21"/>
        </w:rPr>
        <w:t>图11 公开数据候选谱图对过滤效果</w:t>
      </w:r>
    </w:p>
    <w:p w14:paraId="7B52DC9B">
      <w:pPr>
        <w:spacing w:before="0" w:after="0" w:line="360" w:lineRule="auto"/>
        <w:ind w:firstLine="420"/>
        <w:jc w:val="both"/>
      </w:pPr>
      <w:r>
        <w:rPr>
          <w:rFonts w:ascii="Times New Roman" w:hAnsi="Times New Roman" w:eastAsia="宋体"/>
          <w:b w:val="0"/>
          <w:i w:val="0"/>
          <w:color w:val="000000"/>
          <w:sz w:val="24"/>
        </w:rPr>
        <w:t>候选过滤效果是</w:t>
      </w:r>
      <w:del w:id="347" w:author="Austin" w:date="2026-06-03T00:32:07Z">
        <w:r>
          <w:rPr>
            <w:rFonts w:ascii="Times New Roman" w:hAnsi="Times New Roman" w:eastAsia="宋体"/>
            <w:b w:val="0"/>
            <w:i w:val="0"/>
            <w:color w:val="000000"/>
            <w:sz w:val="24"/>
          </w:rPr>
          <w:delText>本文</w:delText>
        </w:r>
      </w:del>
      <w:ins w:id="348" w:author="Austin" w:date="2026-06-03T00:32:07Z">
        <w:r>
          <w:rPr>
            <w:rFonts w:hint="eastAsia"/>
            <w:b w:val="0"/>
            <w:i w:val="0"/>
            <w:color w:val="000000"/>
            <w:sz w:val="24"/>
            <w:lang w:eastAsia="zh-CN"/>
          </w:rPr>
          <w:t>本研究</w:t>
        </w:r>
      </w:ins>
      <w:r>
        <w:rPr>
          <w:rFonts w:ascii="Times New Roman" w:hAnsi="Times New Roman" w:eastAsia="宋体"/>
          <w:b w:val="0"/>
          <w:i w:val="0"/>
          <w:color w:val="000000"/>
          <w:sz w:val="24"/>
        </w:rPr>
        <w:t>实验中最直接的结果。对于 4,480 条谱图，完整两两比较需要 10,032,960 个谱图对；数据库过滤后只保留 14,614 个前体候选对，过滤率达到 99.85%。在相似度阈值 0.30 下，最终保留边数量为 10,872 条。</w:t>
      </w:r>
    </w:p>
    <w:p w14:paraId="2A7FC744">
      <w:pPr>
        <w:jc w:val="center"/>
      </w:pPr>
      <w:r>
        <w:drawing>
          <wp:inline distT="0" distB="0" distL="114300" distR="114300">
            <wp:extent cx="5111750" cy="3103245"/>
            <wp:effectExtent l="0" t="0" r="19050" b="209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112000" cy="3103714"/>
                    </a:xfrm>
                    <a:prstGeom prst="rect">
                      <a:avLst/>
                    </a:prstGeom>
                  </pic:spPr>
                </pic:pic>
              </a:graphicData>
            </a:graphic>
          </wp:inline>
        </w:drawing>
      </w:r>
    </w:p>
    <w:p w14:paraId="76DCCA91">
      <w:pPr>
        <w:spacing w:after="120"/>
        <w:jc w:val="center"/>
      </w:pPr>
      <w:r>
        <w:rPr>
          <w:rFonts w:ascii="Times New Roman" w:hAnsi="Times New Roman" w:eastAsia="宋体"/>
          <w:b w:val="0"/>
          <w:i w:val="0"/>
          <w:color w:val="000000"/>
          <w:sz w:val="21"/>
        </w:rPr>
        <w:t>图12 实验运行时间与保留边数量</w:t>
      </w:r>
    </w:p>
    <w:p w14:paraId="42FD9186">
      <w:pPr>
        <w:spacing w:before="0" w:after="0" w:line="360" w:lineRule="auto"/>
        <w:ind w:firstLine="420"/>
        <w:jc w:val="both"/>
      </w:pPr>
      <w:r>
        <w:rPr>
          <w:rFonts w:ascii="Times New Roman" w:hAnsi="Times New Roman" w:eastAsia="宋体"/>
          <w:b w:val="0"/>
          <w:i w:val="0"/>
          <w:color w:val="000000"/>
          <w:sz w:val="24"/>
        </w:rPr>
        <w:t>运行时间需要和保留边数量一起理解。公开数据规模下，候选生成和</w:t>
      </w:r>
      <w:del w:id="349" w:author="Zzzzzzzz.h" w:date="2026-06-03T01:12:51Z">
        <w:r>
          <w:rPr>
            <w:rFonts w:ascii="Times New Roman" w:hAnsi="Times New Roman" w:eastAsia="宋体"/>
            <w:b w:val="0"/>
            <w:i w:val="0"/>
            <w:color w:val="000000"/>
            <w:sz w:val="24"/>
          </w:rPr>
          <w:delText xml:space="preserve"> Union</w:delText>
        </w:r>
      </w:del>
      <w:del w:id="350" w:author="Zzzzzzzz.h" w:date="2026-06-03T01:12:50Z">
        <w:r>
          <w:rPr>
            <w:rFonts w:ascii="Times New Roman" w:hAnsi="Times New Roman" w:eastAsia="宋体"/>
            <w:b w:val="0"/>
            <w:i w:val="0"/>
            <w:color w:val="000000"/>
            <w:sz w:val="24"/>
          </w:rPr>
          <w:delText>-F</w:delText>
        </w:r>
      </w:del>
      <w:del w:id="351" w:author="Zzzzzzzz.h" w:date="2026-06-03T01:12:49Z">
        <w:r>
          <w:rPr>
            <w:rFonts w:ascii="Times New Roman" w:hAnsi="Times New Roman" w:eastAsia="宋体"/>
            <w:b w:val="0"/>
            <w:i w:val="0"/>
            <w:color w:val="000000"/>
            <w:sz w:val="24"/>
          </w:rPr>
          <w:delText xml:space="preserve">ind </w:delText>
        </w:r>
      </w:del>
      <w:r>
        <w:rPr>
          <w:rFonts w:ascii="Times New Roman" w:hAnsi="Times New Roman" w:eastAsia="宋体"/>
          <w:b w:val="0"/>
          <w:i w:val="0"/>
          <w:color w:val="000000"/>
          <w:sz w:val="24"/>
        </w:rPr>
        <w:t>合并的耗时都很低；相似度阈值越高，保留边越少，连通合并阶段也越轻。由于</w:t>
      </w:r>
      <w:del w:id="352" w:author="Austin" w:date="2026-06-03T00:32:08Z">
        <w:r>
          <w:rPr>
            <w:rFonts w:ascii="Times New Roman" w:hAnsi="Times New Roman" w:eastAsia="宋体"/>
            <w:b w:val="0"/>
            <w:i w:val="0"/>
            <w:color w:val="000000"/>
            <w:sz w:val="24"/>
          </w:rPr>
          <w:delText>本文</w:delText>
        </w:r>
      </w:del>
      <w:ins w:id="353" w:author="Austin" w:date="2026-06-03T00:32:08Z">
        <w:r>
          <w:rPr>
            <w:rFonts w:hint="eastAsia"/>
            <w:b w:val="0"/>
            <w:i w:val="0"/>
            <w:color w:val="000000"/>
            <w:sz w:val="24"/>
            <w:lang w:eastAsia="zh-CN"/>
          </w:rPr>
          <w:t>本研究</w:t>
        </w:r>
      </w:ins>
      <w:r>
        <w:rPr>
          <w:rFonts w:ascii="Times New Roman" w:hAnsi="Times New Roman" w:eastAsia="宋体"/>
          <w:b w:val="0"/>
          <w:i w:val="0"/>
          <w:color w:val="000000"/>
          <w:sz w:val="24"/>
        </w:rPr>
        <w:t>没有在全部 10,032,960 个谱图对上计算碎片峰相似度，主要计算量被限制在数据库候选集合内。</w:t>
      </w:r>
    </w:p>
    <w:p w14:paraId="00A18774">
      <w:pPr>
        <w:jc w:val="center"/>
      </w:pPr>
      <w:r>
        <w:drawing>
          <wp:inline distT="0" distB="0" distL="114300" distR="114300">
            <wp:extent cx="5111750" cy="3103245"/>
            <wp:effectExtent l="0" t="0" r="19050" b="209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112000" cy="3103714"/>
                    </a:xfrm>
                    <a:prstGeom prst="rect">
                      <a:avLst/>
                    </a:prstGeom>
                  </pic:spPr>
                </pic:pic>
              </a:graphicData>
            </a:graphic>
          </wp:inline>
        </w:drawing>
      </w:r>
    </w:p>
    <w:p w14:paraId="758D9993">
      <w:pPr>
        <w:spacing w:after="120"/>
        <w:jc w:val="center"/>
      </w:pPr>
      <w:r>
        <w:rPr>
          <w:rFonts w:ascii="Times New Roman" w:hAnsi="Times New Roman" w:eastAsia="宋体"/>
          <w:b w:val="0"/>
          <w:i w:val="0"/>
          <w:color w:val="000000"/>
          <w:sz w:val="21"/>
        </w:rPr>
        <w:t>图13 算法阶段峰值内存占用对比</w:t>
      </w:r>
    </w:p>
    <w:p w14:paraId="5D7C1561">
      <w:pPr>
        <w:spacing w:before="0" w:after="0" w:line="360" w:lineRule="auto"/>
        <w:ind w:firstLine="420"/>
        <w:jc w:val="both"/>
      </w:pPr>
      <w:r>
        <w:rPr>
          <w:rFonts w:ascii="Times New Roman" w:hAnsi="Times New Roman" w:eastAsia="宋体"/>
          <w:b w:val="0"/>
          <w:i w:val="0"/>
          <w:color w:val="000000"/>
          <w:sz w:val="24"/>
        </w:rPr>
        <w:t>峰值内存结果显示，各算法设置的内存开销都保持在较低水平。原因在于程序不保存完整相似度矩阵，只保存候选边和必要的谱图峰列表。对于更大的谱图库，避免完整矩阵通常比优化单次相似度计算更重要。</w:t>
      </w:r>
    </w:p>
    <w:p w14:paraId="30CA4428">
      <w:pPr>
        <w:pStyle w:val="3"/>
        <w:jc w:val="left"/>
      </w:pPr>
      <w:r>
        <w:rPr>
          <w:rFonts w:ascii="Times New Roman" w:hAnsi="Times New Roman" w:eastAsia="黑体"/>
          <w:b/>
          <w:i w:val="0"/>
          <w:color w:val="000000"/>
          <w:sz w:val="24"/>
        </w:rPr>
        <w:t>6.5 候选过滤参数敏感性分析</w:t>
      </w:r>
    </w:p>
    <w:p w14:paraId="679DF856">
      <w:pPr>
        <w:jc w:val="center"/>
      </w:pPr>
      <w:r>
        <w:drawing>
          <wp:inline distT="0" distB="0" distL="114300" distR="114300">
            <wp:extent cx="5111750" cy="3103245"/>
            <wp:effectExtent l="0" t="0" r="1905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5112000" cy="3103714"/>
                    </a:xfrm>
                    <a:prstGeom prst="rect">
                      <a:avLst/>
                    </a:prstGeom>
                  </pic:spPr>
                </pic:pic>
              </a:graphicData>
            </a:graphic>
          </wp:inline>
        </w:drawing>
      </w:r>
    </w:p>
    <w:p w14:paraId="6A7D3C15">
      <w:pPr>
        <w:spacing w:after="120"/>
        <w:jc w:val="center"/>
      </w:pPr>
      <w:r>
        <w:rPr>
          <w:rFonts w:ascii="Times New Roman" w:hAnsi="Times New Roman" w:eastAsia="宋体"/>
          <w:b w:val="0"/>
          <w:i w:val="0"/>
          <w:color w:val="000000"/>
          <w:sz w:val="21"/>
        </w:rPr>
        <w:t>图14 碎片峰相似度阈值敏感性分析</w:t>
      </w:r>
    </w:p>
    <w:p w14:paraId="16BCC05C">
      <w:pPr>
        <w:spacing w:after="120"/>
        <w:jc w:val="center"/>
      </w:pPr>
      <w:r>
        <w:rPr>
          <w:rFonts w:ascii="Times New Roman" w:hAnsi="Times New Roman" w:eastAsia="宋体"/>
          <w:b w:val="0"/>
          <w:i w:val="0"/>
          <w:color w:val="000000"/>
          <w:sz w:val="21"/>
        </w:rPr>
        <w:t>表5 碎片峰相似度阈值敏感性分析</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134"/>
        <w:gridCol w:w="1361"/>
        <w:gridCol w:w="1134"/>
        <w:gridCol w:w="1134"/>
        <w:gridCol w:w="1134"/>
        <w:gridCol w:w="1474"/>
      </w:tblGrid>
      <w:tr w14:paraId="207C1BD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385" w:type="dxa"/>
            <w:tcBorders>
              <w:bottom w:val="single" w:color="000000" w:sz="8" w:space="0"/>
            </w:tcBorders>
            <w:vAlign w:val="center"/>
          </w:tcPr>
          <w:p w14:paraId="224ECC86">
            <w:pPr>
              <w:spacing w:before="0" w:after="0" w:line="288" w:lineRule="auto"/>
              <w:jc w:val="center"/>
            </w:pPr>
            <w:r>
              <w:rPr>
                <w:rFonts w:ascii="Times New Roman" w:hAnsi="Times New Roman" w:eastAsia="宋体"/>
                <w:b/>
                <w:i w:val="0"/>
                <w:color w:val="000000"/>
                <w:sz w:val="21"/>
              </w:rPr>
              <w:t>阈值</w:t>
            </w:r>
          </w:p>
        </w:tc>
        <w:tc>
          <w:tcPr>
            <w:tcW w:w="1385" w:type="dxa"/>
            <w:tcBorders>
              <w:bottom w:val="single" w:color="000000" w:sz="8" w:space="0"/>
            </w:tcBorders>
            <w:vAlign w:val="center"/>
          </w:tcPr>
          <w:p w14:paraId="4DECAF6F">
            <w:pPr>
              <w:spacing w:before="0" w:after="0" w:line="288" w:lineRule="auto"/>
              <w:jc w:val="center"/>
            </w:pPr>
            <w:r>
              <w:rPr>
                <w:rFonts w:ascii="Times New Roman" w:hAnsi="Times New Roman" w:eastAsia="宋体"/>
                <w:b/>
                <w:i w:val="0"/>
                <w:color w:val="000000"/>
                <w:sz w:val="21"/>
              </w:rPr>
              <w:t>保留边数</w:t>
            </w:r>
          </w:p>
        </w:tc>
        <w:tc>
          <w:tcPr>
            <w:tcW w:w="1385" w:type="dxa"/>
            <w:tcBorders>
              <w:bottom w:val="single" w:color="000000" w:sz="8" w:space="0"/>
            </w:tcBorders>
            <w:vAlign w:val="center"/>
          </w:tcPr>
          <w:p w14:paraId="05D11076">
            <w:pPr>
              <w:spacing w:before="0" w:after="0" w:line="288" w:lineRule="auto"/>
              <w:jc w:val="center"/>
            </w:pPr>
            <w:r>
              <w:rPr>
                <w:rFonts w:ascii="Times New Roman" w:hAnsi="Times New Roman" w:eastAsia="宋体"/>
                <w:b/>
                <w:i w:val="0"/>
                <w:color w:val="000000"/>
                <w:sz w:val="21"/>
              </w:rPr>
              <w:t>聚类数</w:t>
            </w:r>
          </w:p>
        </w:tc>
        <w:tc>
          <w:tcPr>
            <w:tcW w:w="1385" w:type="dxa"/>
            <w:tcBorders>
              <w:bottom w:val="single" w:color="000000" w:sz="8" w:space="0"/>
            </w:tcBorders>
            <w:vAlign w:val="center"/>
          </w:tcPr>
          <w:p w14:paraId="4AFB9F9A">
            <w:pPr>
              <w:spacing w:before="0" w:after="0" w:line="288" w:lineRule="auto"/>
              <w:jc w:val="center"/>
            </w:pPr>
            <w:r>
              <w:rPr>
                <w:rFonts w:ascii="Times New Roman" w:hAnsi="Times New Roman" w:eastAsia="宋体"/>
                <w:b/>
                <w:i w:val="0"/>
                <w:color w:val="000000"/>
                <w:sz w:val="21"/>
              </w:rPr>
              <w:t>ARI</w:t>
            </w:r>
          </w:p>
        </w:tc>
        <w:tc>
          <w:tcPr>
            <w:tcW w:w="1385" w:type="dxa"/>
            <w:tcBorders>
              <w:bottom w:val="single" w:color="000000" w:sz="8" w:space="0"/>
            </w:tcBorders>
            <w:vAlign w:val="center"/>
          </w:tcPr>
          <w:p w14:paraId="0B988449">
            <w:pPr>
              <w:spacing w:before="0" w:after="0" w:line="288" w:lineRule="auto"/>
              <w:jc w:val="center"/>
            </w:pPr>
            <w:r>
              <w:rPr>
                <w:rFonts w:ascii="Times New Roman" w:hAnsi="Times New Roman" w:eastAsia="宋体"/>
                <w:b/>
                <w:i w:val="0"/>
                <w:color w:val="000000"/>
                <w:sz w:val="21"/>
              </w:rPr>
              <w:t>NMI</w:t>
            </w:r>
          </w:p>
        </w:tc>
        <w:tc>
          <w:tcPr>
            <w:tcW w:w="1385" w:type="dxa"/>
            <w:tcBorders>
              <w:bottom w:val="single" w:color="000000" w:sz="8" w:space="0"/>
            </w:tcBorders>
            <w:vAlign w:val="center"/>
          </w:tcPr>
          <w:p w14:paraId="03EA37F5">
            <w:pPr>
              <w:spacing w:before="0" w:after="0" w:line="288" w:lineRule="auto"/>
              <w:jc w:val="center"/>
            </w:pPr>
            <w:r>
              <w:rPr>
                <w:rFonts w:ascii="Times New Roman" w:hAnsi="Times New Roman" w:eastAsia="宋体"/>
                <w:b/>
                <w:i w:val="0"/>
                <w:color w:val="000000"/>
                <w:sz w:val="21"/>
              </w:rPr>
              <w:t>错误聚类率</w:t>
            </w:r>
          </w:p>
        </w:tc>
      </w:tr>
      <w:tr w14:paraId="341E3C4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23AAAF84">
            <w:pPr>
              <w:spacing w:before="0" w:after="0" w:line="288" w:lineRule="auto"/>
              <w:jc w:val="center"/>
            </w:pPr>
            <w:r>
              <w:rPr>
                <w:rFonts w:ascii="Times New Roman" w:hAnsi="Times New Roman" w:eastAsia="宋体"/>
                <w:b w:val="0"/>
                <w:i w:val="0"/>
                <w:color w:val="000000"/>
                <w:sz w:val="21"/>
              </w:rPr>
              <w:t>0.10</w:t>
            </w:r>
          </w:p>
        </w:tc>
        <w:tc>
          <w:tcPr>
            <w:tcW w:w="1361" w:type="dxa"/>
            <w:vAlign w:val="center"/>
          </w:tcPr>
          <w:p w14:paraId="61CCDA9F">
            <w:pPr>
              <w:spacing w:before="0" w:after="0" w:line="288" w:lineRule="auto"/>
              <w:jc w:val="left"/>
            </w:pPr>
            <w:r>
              <w:rPr>
                <w:rFonts w:ascii="Times New Roman" w:hAnsi="Times New Roman" w:eastAsia="宋体"/>
                <w:b w:val="0"/>
                <w:i w:val="0"/>
                <w:color w:val="000000"/>
                <w:sz w:val="21"/>
              </w:rPr>
              <w:t>14,244</w:t>
            </w:r>
          </w:p>
        </w:tc>
        <w:tc>
          <w:tcPr>
            <w:tcW w:w="1134" w:type="dxa"/>
            <w:vAlign w:val="center"/>
          </w:tcPr>
          <w:p w14:paraId="4CDB0B91">
            <w:pPr>
              <w:spacing w:before="0" w:after="0" w:line="288" w:lineRule="auto"/>
              <w:jc w:val="left"/>
            </w:pPr>
            <w:r>
              <w:rPr>
                <w:rFonts w:ascii="Times New Roman" w:hAnsi="Times New Roman" w:eastAsia="宋体"/>
                <w:b w:val="0"/>
                <w:i w:val="0"/>
                <w:color w:val="000000"/>
                <w:sz w:val="21"/>
              </w:rPr>
              <w:t>2257</w:t>
            </w:r>
          </w:p>
        </w:tc>
        <w:tc>
          <w:tcPr>
            <w:tcW w:w="1134" w:type="dxa"/>
            <w:vAlign w:val="center"/>
          </w:tcPr>
          <w:p w14:paraId="207E6272">
            <w:pPr>
              <w:spacing w:before="0" w:after="0" w:line="288" w:lineRule="auto"/>
              <w:jc w:val="left"/>
            </w:pPr>
            <w:r>
              <w:rPr>
                <w:rFonts w:ascii="Times New Roman" w:hAnsi="Times New Roman" w:eastAsia="宋体"/>
                <w:b w:val="0"/>
                <w:i w:val="0"/>
                <w:color w:val="000000"/>
                <w:sz w:val="21"/>
              </w:rPr>
              <w:t>0.8693</w:t>
            </w:r>
          </w:p>
        </w:tc>
        <w:tc>
          <w:tcPr>
            <w:tcW w:w="1134" w:type="dxa"/>
            <w:vAlign w:val="center"/>
          </w:tcPr>
          <w:p w14:paraId="33814424">
            <w:pPr>
              <w:spacing w:before="0" w:after="0" w:line="288" w:lineRule="auto"/>
              <w:jc w:val="left"/>
            </w:pPr>
            <w:r>
              <w:rPr>
                <w:rFonts w:ascii="Times New Roman" w:hAnsi="Times New Roman" w:eastAsia="宋体"/>
                <w:b w:val="0"/>
                <w:i w:val="0"/>
                <w:color w:val="000000"/>
                <w:sz w:val="21"/>
              </w:rPr>
              <w:t>0.9882</w:t>
            </w:r>
          </w:p>
        </w:tc>
        <w:tc>
          <w:tcPr>
            <w:tcW w:w="1474" w:type="dxa"/>
            <w:vAlign w:val="center"/>
          </w:tcPr>
          <w:p w14:paraId="0CB748A6">
            <w:pPr>
              <w:spacing w:before="0" w:after="0" w:line="288" w:lineRule="auto"/>
              <w:jc w:val="left"/>
            </w:pPr>
            <w:r>
              <w:rPr>
                <w:rFonts w:ascii="Times New Roman" w:hAnsi="Times New Roman" w:eastAsia="宋体"/>
                <w:b w:val="0"/>
                <w:i w:val="0"/>
                <w:color w:val="000000"/>
                <w:sz w:val="21"/>
              </w:rPr>
              <w:t>12.34%</w:t>
            </w:r>
          </w:p>
        </w:tc>
      </w:tr>
      <w:tr w14:paraId="5876800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23AAC56F">
            <w:pPr>
              <w:spacing w:before="0" w:after="0" w:line="288" w:lineRule="auto"/>
              <w:jc w:val="center"/>
            </w:pPr>
            <w:r>
              <w:rPr>
                <w:rFonts w:ascii="Times New Roman" w:hAnsi="Times New Roman" w:eastAsia="宋体"/>
                <w:b w:val="0"/>
                <w:i w:val="0"/>
                <w:color w:val="000000"/>
                <w:sz w:val="21"/>
              </w:rPr>
              <w:t>0.20</w:t>
            </w:r>
          </w:p>
        </w:tc>
        <w:tc>
          <w:tcPr>
            <w:tcW w:w="1361" w:type="dxa"/>
            <w:vAlign w:val="center"/>
          </w:tcPr>
          <w:p w14:paraId="15139B4D">
            <w:pPr>
              <w:spacing w:before="0" w:after="0" w:line="288" w:lineRule="auto"/>
              <w:jc w:val="left"/>
            </w:pPr>
            <w:r>
              <w:rPr>
                <w:rFonts w:ascii="Times New Roman" w:hAnsi="Times New Roman" w:eastAsia="宋体"/>
                <w:b w:val="0"/>
                <w:i w:val="0"/>
                <w:color w:val="000000"/>
                <w:sz w:val="21"/>
              </w:rPr>
              <w:t>13,058</w:t>
            </w:r>
          </w:p>
        </w:tc>
        <w:tc>
          <w:tcPr>
            <w:tcW w:w="1134" w:type="dxa"/>
            <w:vAlign w:val="center"/>
          </w:tcPr>
          <w:p w14:paraId="510BBD13">
            <w:pPr>
              <w:spacing w:before="0" w:after="0" w:line="288" w:lineRule="auto"/>
              <w:jc w:val="left"/>
            </w:pPr>
            <w:r>
              <w:rPr>
                <w:rFonts w:ascii="Times New Roman" w:hAnsi="Times New Roman" w:eastAsia="宋体"/>
                <w:b w:val="0"/>
                <w:i w:val="0"/>
                <w:color w:val="000000"/>
                <w:sz w:val="21"/>
              </w:rPr>
              <w:t>2331</w:t>
            </w:r>
          </w:p>
        </w:tc>
        <w:tc>
          <w:tcPr>
            <w:tcW w:w="1134" w:type="dxa"/>
            <w:vAlign w:val="center"/>
          </w:tcPr>
          <w:p w14:paraId="0EF33064">
            <w:pPr>
              <w:spacing w:before="0" w:after="0" w:line="288" w:lineRule="auto"/>
              <w:jc w:val="left"/>
            </w:pPr>
            <w:r>
              <w:rPr>
                <w:rFonts w:ascii="Times New Roman" w:hAnsi="Times New Roman" w:eastAsia="宋体"/>
                <w:b w:val="0"/>
                <w:i w:val="0"/>
                <w:color w:val="000000"/>
                <w:sz w:val="21"/>
              </w:rPr>
              <w:t>0.8664</w:t>
            </w:r>
          </w:p>
        </w:tc>
        <w:tc>
          <w:tcPr>
            <w:tcW w:w="1134" w:type="dxa"/>
            <w:vAlign w:val="center"/>
          </w:tcPr>
          <w:p w14:paraId="064094F6">
            <w:pPr>
              <w:spacing w:before="0" w:after="0" w:line="288" w:lineRule="auto"/>
              <w:jc w:val="left"/>
            </w:pPr>
            <w:r>
              <w:rPr>
                <w:rFonts w:ascii="Times New Roman" w:hAnsi="Times New Roman" w:eastAsia="宋体"/>
                <w:b w:val="0"/>
                <w:i w:val="0"/>
                <w:color w:val="000000"/>
                <w:sz w:val="21"/>
              </w:rPr>
              <w:t>0.9875</w:t>
            </w:r>
          </w:p>
        </w:tc>
        <w:tc>
          <w:tcPr>
            <w:tcW w:w="1474" w:type="dxa"/>
            <w:vAlign w:val="center"/>
          </w:tcPr>
          <w:p w14:paraId="15FD0DD2">
            <w:pPr>
              <w:spacing w:before="0" w:after="0" w:line="288" w:lineRule="auto"/>
              <w:jc w:val="left"/>
            </w:pPr>
            <w:r>
              <w:rPr>
                <w:rFonts w:ascii="Times New Roman" w:hAnsi="Times New Roman" w:eastAsia="宋体"/>
                <w:b w:val="0"/>
                <w:i w:val="0"/>
                <w:color w:val="000000"/>
                <w:sz w:val="21"/>
              </w:rPr>
              <w:t>11.93%</w:t>
            </w:r>
          </w:p>
        </w:tc>
      </w:tr>
      <w:tr w14:paraId="317FE21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36B62363">
            <w:pPr>
              <w:spacing w:before="0" w:after="0" w:line="288" w:lineRule="auto"/>
              <w:jc w:val="center"/>
            </w:pPr>
            <w:r>
              <w:rPr>
                <w:rFonts w:ascii="Times New Roman" w:hAnsi="Times New Roman" w:eastAsia="宋体"/>
                <w:b w:val="0"/>
                <w:i w:val="0"/>
                <w:color w:val="000000"/>
                <w:sz w:val="21"/>
              </w:rPr>
              <w:t>0.30</w:t>
            </w:r>
          </w:p>
        </w:tc>
        <w:tc>
          <w:tcPr>
            <w:tcW w:w="1361" w:type="dxa"/>
            <w:vAlign w:val="center"/>
          </w:tcPr>
          <w:p w14:paraId="66F68D75">
            <w:pPr>
              <w:spacing w:before="0" w:after="0" w:line="288" w:lineRule="auto"/>
              <w:jc w:val="left"/>
            </w:pPr>
            <w:r>
              <w:rPr>
                <w:rFonts w:ascii="Times New Roman" w:hAnsi="Times New Roman" w:eastAsia="宋体"/>
                <w:b w:val="0"/>
                <w:i w:val="0"/>
                <w:color w:val="000000"/>
                <w:sz w:val="21"/>
              </w:rPr>
              <w:t>10,872</w:t>
            </w:r>
          </w:p>
        </w:tc>
        <w:tc>
          <w:tcPr>
            <w:tcW w:w="1134" w:type="dxa"/>
            <w:vAlign w:val="center"/>
          </w:tcPr>
          <w:p w14:paraId="3E6C1288">
            <w:pPr>
              <w:spacing w:before="0" w:after="0" w:line="288" w:lineRule="auto"/>
              <w:jc w:val="left"/>
            </w:pPr>
            <w:r>
              <w:rPr>
                <w:rFonts w:ascii="Times New Roman" w:hAnsi="Times New Roman" w:eastAsia="宋体"/>
                <w:b w:val="0"/>
                <w:i w:val="0"/>
                <w:color w:val="000000"/>
                <w:sz w:val="21"/>
              </w:rPr>
              <w:t>2565</w:t>
            </w:r>
          </w:p>
        </w:tc>
        <w:tc>
          <w:tcPr>
            <w:tcW w:w="1134" w:type="dxa"/>
            <w:vAlign w:val="center"/>
          </w:tcPr>
          <w:p w14:paraId="71B40906">
            <w:pPr>
              <w:spacing w:before="0" w:after="0" w:line="288" w:lineRule="auto"/>
              <w:jc w:val="left"/>
            </w:pPr>
            <w:r>
              <w:rPr>
                <w:rFonts w:ascii="Times New Roman" w:hAnsi="Times New Roman" w:eastAsia="宋体"/>
                <w:b w:val="0"/>
                <w:i w:val="0"/>
                <w:color w:val="000000"/>
                <w:sz w:val="21"/>
              </w:rPr>
              <w:t>0.8435</w:t>
            </w:r>
          </w:p>
        </w:tc>
        <w:tc>
          <w:tcPr>
            <w:tcW w:w="1134" w:type="dxa"/>
            <w:vAlign w:val="center"/>
          </w:tcPr>
          <w:p w14:paraId="5D5845E4">
            <w:pPr>
              <w:spacing w:before="0" w:after="0" w:line="288" w:lineRule="auto"/>
              <w:jc w:val="left"/>
            </w:pPr>
            <w:r>
              <w:rPr>
                <w:rFonts w:ascii="Times New Roman" w:hAnsi="Times New Roman" w:eastAsia="宋体"/>
                <w:b w:val="0"/>
                <w:i w:val="0"/>
                <w:color w:val="000000"/>
                <w:sz w:val="21"/>
              </w:rPr>
              <w:t>0.9837</w:t>
            </w:r>
          </w:p>
        </w:tc>
        <w:tc>
          <w:tcPr>
            <w:tcW w:w="1474" w:type="dxa"/>
            <w:vAlign w:val="center"/>
          </w:tcPr>
          <w:p w14:paraId="11F43AAF">
            <w:pPr>
              <w:spacing w:before="0" w:after="0" w:line="288" w:lineRule="auto"/>
              <w:jc w:val="left"/>
            </w:pPr>
            <w:r>
              <w:rPr>
                <w:rFonts w:ascii="Times New Roman" w:hAnsi="Times New Roman" w:eastAsia="宋体"/>
                <w:b w:val="0"/>
                <w:i w:val="0"/>
                <w:color w:val="000000"/>
                <w:sz w:val="21"/>
              </w:rPr>
              <w:t>10.98%</w:t>
            </w:r>
          </w:p>
        </w:tc>
      </w:tr>
      <w:tr w14:paraId="7C851A1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0B24D702">
            <w:pPr>
              <w:spacing w:before="0" w:after="0" w:line="288" w:lineRule="auto"/>
              <w:jc w:val="center"/>
            </w:pPr>
            <w:r>
              <w:rPr>
                <w:rFonts w:ascii="Times New Roman" w:hAnsi="Times New Roman" w:eastAsia="宋体"/>
                <w:b w:val="0"/>
                <w:i w:val="0"/>
                <w:color w:val="000000"/>
                <w:sz w:val="21"/>
              </w:rPr>
              <w:t>0.40</w:t>
            </w:r>
          </w:p>
        </w:tc>
        <w:tc>
          <w:tcPr>
            <w:tcW w:w="1361" w:type="dxa"/>
            <w:vAlign w:val="center"/>
          </w:tcPr>
          <w:p w14:paraId="413B336C">
            <w:pPr>
              <w:spacing w:before="0" w:after="0" w:line="288" w:lineRule="auto"/>
              <w:jc w:val="left"/>
            </w:pPr>
            <w:r>
              <w:rPr>
                <w:rFonts w:ascii="Times New Roman" w:hAnsi="Times New Roman" w:eastAsia="宋体"/>
                <w:b w:val="0"/>
                <w:i w:val="0"/>
                <w:color w:val="000000"/>
                <w:sz w:val="21"/>
              </w:rPr>
              <w:t>7,942</w:t>
            </w:r>
          </w:p>
        </w:tc>
        <w:tc>
          <w:tcPr>
            <w:tcW w:w="1134" w:type="dxa"/>
            <w:vAlign w:val="center"/>
          </w:tcPr>
          <w:p w14:paraId="26877E93">
            <w:pPr>
              <w:spacing w:before="0" w:after="0" w:line="288" w:lineRule="auto"/>
              <w:jc w:val="left"/>
            </w:pPr>
            <w:r>
              <w:rPr>
                <w:rFonts w:ascii="Times New Roman" w:hAnsi="Times New Roman" w:eastAsia="宋体"/>
                <w:b w:val="0"/>
                <w:i w:val="0"/>
                <w:color w:val="000000"/>
                <w:sz w:val="21"/>
              </w:rPr>
              <w:t>2956</w:t>
            </w:r>
          </w:p>
        </w:tc>
        <w:tc>
          <w:tcPr>
            <w:tcW w:w="1134" w:type="dxa"/>
            <w:vAlign w:val="center"/>
          </w:tcPr>
          <w:p w14:paraId="026425D8">
            <w:pPr>
              <w:spacing w:before="0" w:after="0" w:line="288" w:lineRule="auto"/>
              <w:jc w:val="left"/>
            </w:pPr>
            <w:r>
              <w:rPr>
                <w:rFonts w:ascii="Times New Roman" w:hAnsi="Times New Roman" w:eastAsia="宋体"/>
                <w:b w:val="0"/>
                <w:i w:val="0"/>
                <w:color w:val="000000"/>
                <w:sz w:val="21"/>
              </w:rPr>
              <w:t>0.7924</w:t>
            </w:r>
          </w:p>
        </w:tc>
        <w:tc>
          <w:tcPr>
            <w:tcW w:w="1134" w:type="dxa"/>
            <w:vAlign w:val="center"/>
          </w:tcPr>
          <w:p w14:paraId="56E2D389">
            <w:pPr>
              <w:spacing w:before="0" w:after="0" w:line="288" w:lineRule="auto"/>
              <w:jc w:val="left"/>
            </w:pPr>
            <w:r>
              <w:rPr>
                <w:rFonts w:ascii="Times New Roman" w:hAnsi="Times New Roman" w:eastAsia="宋体"/>
                <w:b w:val="0"/>
                <w:i w:val="0"/>
                <w:color w:val="000000"/>
                <w:sz w:val="21"/>
              </w:rPr>
              <w:t>0.9754</w:t>
            </w:r>
          </w:p>
        </w:tc>
        <w:tc>
          <w:tcPr>
            <w:tcW w:w="1474" w:type="dxa"/>
            <w:vAlign w:val="center"/>
          </w:tcPr>
          <w:p w14:paraId="5CC17081">
            <w:pPr>
              <w:spacing w:before="0" w:after="0" w:line="288" w:lineRule="auto"/>
              <w:jc w:val="left"/>
            </w:pPr>
            <w:r>
              <w:rPr>
                <w:rFonts w:ascii="Times New Roman" w:hAnsi="Times New Roman" w:eastAsia="宋体"/>
                <w:b w:val="0"/>
                <w:i w:val="0"/>
                <w:color w:val="000000"/>
                <w:sz w:val="21"/>
              </w:rPr>
              <w:t>10.80%</w:t>
            </w:r>
          </w:p>
        </w:tc>
      </w:tr>
      <w:tr w14:paraId="4079466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60235568">
            <w:pPr>
              <w:spacing w:before="0" w:after="0" w:line="288" w:lineRule="auto"/>
              <w:jc w:val="center"/>
            </w:pPr>
            <w:r>
              <w:rPr>
                <w:rFonts w:ascii="Times New Roman" w:hAnsi="Times New Roman" w:eastAsia="宋体"/>
                <w:b w:val="0"/>
                <w:i w:val="0"/>
                <w:color w:val="000000"/>
                <w:sz w:val="21"/>
              </w:rPr>
              <w:t>0.50</w:t>
            </w:r>
          </w:p>
        </w:tc>
        <w:tc>
          <w:tcPr>
            <w:tcW w:w="1361" w:type="dxa"/>
            <w:vAlign w:val="center"/>
          </w:tcPr>
          <w:p w14:paraId="1A5938EF">
            <w:pPr>
              <w:spacing w:before="0" w:after="0" w:line="288" w:lineRule="auto"/>
              <w:jc w:val="left"/>
            </w:pPr>
            <w:r>
              <w:rPr>
                <w:rFonts w:ascii="Times New Roman" w:hAnsi="Times New Roman" w:eastAsia="宋体"/>
                <w:b w:val="0"/>
                <w:i w:val="0"/>
                <w:color w:val="000000"/>
                <w:sz w:val="21"/>
              </w:rPr>
              <w:t>4,963</w:t>
            </w:r>
          </w:p>
        </w:tc>
        <w:tc>
          <w:tcPr>
            <w:tcW w:w="1134" w:type="dxa"/>
            <w:vAlign w:val="center"/>
          </w:tcPr>
          <w:p w14:paraId="0FAB45E1">
            <w:pPr>
              <w:spacing w:before="0" w:after="0" w:line="288" w:lineRule="auto"/>
              <w:jc w:val="left"/>
            </w:pPr>
            <w:r>
              <w:rPr>
                <w:rFonts w:ascii="Times New Roman" w:hAnsi="Times New Roman" w:eastAsia="宋体"/>
                <w:b w:val="0"/>
                <w:i w:val="0"/>
                <w:color w:val="000000"/>
                <w:sz w:val="21"/>
              </w:rPr>
              <w:t>3400</w:t>
            </w:r>
          </w:p>
        </w:tc>
        <w:tc>
          <w:tcPr>
            <w:tcW w:w="1134" w:type="dxa"/>
            <w:vAlign w:val="center"/>
          </w:tcPr>
          <w:p w14:paraId="0DC6663D">
            <w:pPr>
              <w:spacing w:before="0" w:after="0" w:line="288" w:lineRule="auto"/>
              <w:jc w:val="left"/>
            </w:pPr>
            <w:r>
              <w:rPr>
                <w:rFonts w:ascii="Times New Roman" w:hAnsi="Times New Roman" w:eastAsia="宋体"/>
                <w:b w:val="0"/>
                <w:i w:val="0"/>
                <w:color w:val="000000"/>
                <w:sz w:val="21"/>
              </w:rPr>
              <w:t>0.6876</w:t>
            </w:r>
          </w:p>
        </w:tc>
        <w:tc>
          <w:tcPr>
            <w:tcW w:w="1134" w:type="dxa"/>
            <w:vAlign w:val="center"/>
          </w:tcPr>
          <w:p w14:paraId="59054170">
            <w:pPr>
              <w:spacing w:before="0" w:after="0" w:line="288" w:lineRule="auto"/>
              <w:jc w:val="left"/>
            </w:pPr>
            <w:r>
              <w:rPr>
                <w:rFonts w:ascii="Times New Roman" w:hAnsi="Times New Roman" w:eastAsia="宋体"/>
                <w:b w:val="0"/>
                <w:i w:val="0"/>
                <w:color w:val="000000"/>
                <w:sz w:val="21"/>
              </w:rPr>
              <w:t>0.9653</w:t>
            </w:r>
          </w:p>
        </w:tc>
        <w:tc>
          <w:tcPr>
            <w:tcW w:w="1474" w:type="dxa"/>
            <w:vAlign w:val="center"/>
          </w:tcPr>
          <w:p w14:paraId="1BAE0B2B">
            <w:pPr>
              <w:spacing w:before="0" w:after="0" w:line="288" w:lineRule="auto"/>
              <w:jc w:val="left"/>
            </w:pPr>
            <w:r>
              <w:rPr>
                <w:rFonts w:ascii="Times New Roman" w:hAnsi="Times New Roman" w:eastAsia="宋体"/>
                <w:b w:val="0"/>
                <w:i w:val="0"/>
                <w:color w:val="000000"/>
                <w:sz w:val="21"/>
              </w:rPr>
              <w:t>9.01%</w:t>
            </w:r>
          </w:p>
        </w:tc>
      </w:tr>
      <w:tr w14:paraId="4187B06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3F71C7D4">
            <w:pPr>
              <w:spacing w:before="0" w:after="0" w:line="288" w:lineRule="auto"/>
              <w:jc w:val="center"/>
            </w:pPr>
            <w:r>
              <w:rPr>
                <w:rFonts w:ascii="Times New Roman" w:hAnsi="Times New Roman" w:eastAsia="宋体"/>
                <w:b w:val="0"/>
                <w:i w:val="0"/>
                <w:color w:val="000000"/>
                <w:sz w:val="21"/>
              </w:rPr>
              <w:t>0.60</w:t>
            </w:r>
          </w:p>
        </w:tc>
        <w:tc>
          <w:tcPr>
            <w:tcW w:w="1361" w:type="dxa"/>
            <w:vAlign w:val="center"/>
          </w:tcPr>
          <w:p w14:paraId="104227F3">
            <w:pPr>
              <w:spacing w:before="0" w:after="0" w:line="288" w:lineRule="auto"/>
              <w:jc w:val="left"/>
            </w:pPr>
            <w:r>
              <w:rPr>
                <w:rFonts w:ascii="Times New Roman" w:hAnsi="Times New Roman" w:eastAsia="宋体"/>
                <w:b w:val="0"/>
                <w:i w:val="0"/>
                <w:color w:val="000000"/>
                <w:sz w:val="21"/>
              </w:rPr>
              <w:t>2,591</w:t>
            </w:r>
          </w:p>
        </w:tc>
        <w:tc>
          <w:tcPr>
            <w:tcW w:w="1134" w:type="dxa"/>
            <w:vAlign w:val="center"/>
          </w:tcPr>
          <w:p w14:paraId="3FAFE6A5">
            <w:pPr>
              <w:spacing w:before="0" w:after="0" w:line="288" w:lineRule="auto"/>
              <w:jc w:val="left"/>
            </w:pPr>
            <w:r>
              <w:rPr>
                <w:rFonts w:ascii="Times New Roman" w:hAnsi="Times New Roman" w:eastAsia="宋体"/>
                <w:b w:val="0"/>
                <w:i w:val="0"/>
                <w:color w:val="000000"/>
                <w:sz w:val="21"/>
              </w:rPr>
              <w:t>3821</w:t>
            </w:r>
          </w:p>
        </w:tc>
        <w:tc>
          <w:tcPr>
            <w:tcW w:w="1134" w:type="dxa"/>
            <w:vAlign w:val="center"/>
          </w:tcPr>
          <w:p w14:paraId="6044401C">
            <w:pPr>
              <w:spacing w:before="0" w:after="0" w:line="288" w:lineRule="auto"/>
              <w:jc w:val="left"/>
            </w:pPr>
            <w:r>
              <w:rPr>
                <w:rFonts w:ascii="Times New Roman" w:hAnsi="Times New Roman" w:eastAsia="宋体"/>
                <w:b w:val="0"/>
                <w:i w:val="0"/>
                <w:color w:val="000000"/>
                <w:sz w:val="21"/>
              </w:rPr>
              <w:t>0.5224</w:t>
            </w:r>
          </w:p>
        </w:tc>
        <w:tc>
          <w:tcPr>
            <w:tcW w:w="1134" w:type="dxa"/>
            <w:vAlign w:val="center"/>
          </w:tcPr>
          <w:p w14:paraId="25EBE537">
            <w:pPr>
              <w:spacing w:before="0" w:after="0" w:line="288" w:lineRule="auto"/>
              <w:jc w:val="left"/>
            </w:pPr>
            <w:r>
              <w:rPr>
                <w:rFonts w:ascii="Times New Roman" w:hAnsi="Times New Roman" w:eastAsia="宋体"/>
                <w:b w:val="0"/>
                <w:i w:val="0"/>
                <w:color w:val="000000"/>
                <w:sz w:val="21"/>
              </w:rPr>
              <w:t>0.9553</w:t>
            </w:r>
          </w:p>
        </w:tc>
        <w:tc>
          <w:tcPr>
            <w:tcW w:w="1474" w:type="dxa"/>
            <w:vAlign w:val="center"/>
          </w:tcPr>
          <w:p w14:paraId="428A4DD8">
            <w:pPr>
              <w:spacing w:before="0" w:after="0" w:line="288" w:lineRule="auto"/>
              <w:jc w:val="left"/>
            </w:pPr>
            <w:r>
              <w:rPr>
                <w:rFonts w:ascii="Times New Roman" w:hAnsi="Times New Roman" w:eastAsia="宋体"/>
                <w:b w:val="0"/>
                <w:i w:val="0"/>
                <w:color w:val="000000"/>
                <w:sz w:val="21"/>
              </w:rPr>
              <w:t>8.16%</w:t>
            </w:r>
          </w:p>
        </w:tc>
      </w:tr>
      <w:tr w14:paraId="7A02E26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34" w:type="dxa"/>
            <w:vAlign w:val="center"/>
          </w:tcPr>
          <w:p w14:paraId="6F2E07A2">
            <w:pPr>
              <w:spacing w:before="0" w:after="0" w:line="288" w:lineRule="auto"/>
              <w:jc w:val="center"/>
            </w:pPr>
            <w:r>
              <w:rPr>
                <w:rFonts w:ascii="Times New Roman" w:hAnsi="Times New Roman" w:eastAsia="宋体"/>
                <w:b w:val="0"/>
                <w:i w:val="0"/>
                <w:color w:val="000000"/>
                <w:sz w:val="21"/>
              </w:rPr>
              <w:t>0.70</w:t>
            </w:r>
          </w:p>
        </w:tc>
        <w:tc>
          <w:tcPr>
            <w:tcW w:w="1361" w:type="dxa"/>
            <w:vAlign w:val="center"/>
          </w:tcPr>
          <w:p w14:paraId="7BF05E7A">
            <w:pPr>
              <w:spacing w:before="0" w:after="0" w:line="288" w:lineRule="auto"/>
              <w:jc w:val="left"/>
            </w:pPr>
            <w:r>
              <w:rPr>
                <w:rFonts w:ascii="Times New Roman" w:hAnsi="Times New Roman" w:eastAsia="宋体"/>
                <w:b w:val="0"/>
                <w:i w:val="0"/>
                <w:color w:val="000000"/>
                <w:sz w:val="21"/>
              </w:rPr>
              <w:t>1,028</w:t>
            </w:r>
          </w:p>
        </w:tc>
        <w:tc>
          <w:tcPr>
            <w:tcW w:w="1134" w:type="dxa"/>
            <w:vAlign w:val="center"/>
          </w:tcPr>
          <w:p w14:paraId="5CF840E5">
            <w:pPr>
              <w:spacing w:before="0" w:after="0" w:line="288" w:lineRule="auto"/>
              <w:jc w:val="left"/>
            </w:pPr>
            <w:r>
              <w:rPr>
                <w:rFonts w:ascii="Times New Roman" w:hAnsi="Times New Roman" w:eastAsia="宋体"/>
                <w:b w:val="0"/>
                <w:i w:val="0"/>
                <w:color w:val="000000"/>
                <w:sz w:val="21"/>
              </w:rPr>
              <w:t>4139</w:t>
            </w:r>
          </w:p>
        </w:tc>
        <w:tc>
          <w:tcPr>
            <w:tcW w:w="1134" w:type="dxa"/>
            <w:vAlign w:val="center"/>
          </w:tcPr>
          <w:p w14:paraId="1262159E">
            <w:pPr>
              <w:spacing w:before="0" w:after="0" w:line="288" w:lineRule="auto"/>
              <w:jc w:val="left"/>
            </w:pPr>
            <w:r>
              <w:rPr>
                <w:rFonts w:ascii="Times New Roman" w:hAnsi="Times New Roman" w:eastAsia="宋体"/>
                <w:b w:val="0"/>
                <w:i w:val="0"/>
                <w:color w:val="000000"/>
                <w:sz w:val="21"/>
              </w:rPr>
              <w:t>0.2701</w:t>
            </w:r>
          </w:p>
        </w:tc>
        <w:tc>
          <w:tcPr>
            <w:tcW w:w="1134" w:type="dxa"/>
            <w:vAlign w:val="center"/>
          </w:tcPr>
          <w:p w14:paraId="6EA9C927">
            <w:pPr>
              <w:spacing w:before="0" w:after="0" w:line="288" w:lineRule="auto"/>
              <w:jc w:val="left"/>
            </w:pPr>
            <w:r>
              <w:rPr>
                <w:rFonts w:ascii="Times New Roman" w:hAnsi="Times New Roman" w:eastAsia="宋体"/>
                <w:b w:val="0"/>
                <w:i w:val="0"/>
                <w:color w:val="000000"/>
                <w:sz w:val="21"/>
              </w:rPr>
              <w:t>0.9466</w:t>
            </w:r>
          </w:p>
        </w:tc>
        <w:tc>
          <w:tcPr>
            <w:tcW w:w="1474" w:type="dxa"/>
            <w:vAlign w:val="center"/>
          </w:tcPr>
          <w:p w14:paraId="54873877">
            <w:pPr>
              <w:spacing w:before="0" w:after="0" w:line="288" w:lineRule="auto"/>
              <w:jc w:val="left"/>
            </w:pPr>
            <w:r>
              <w:rPr>
                <w:rFonts w:ascii="Times New Roman" w:hAnsi="Times New Roman" w:eastAsia="宋体"/>
                <w:b w:val="0"/>
                <w:i w:val="0"/>
                <w:color w:val="000000"/>
                <w:sz w:val="21"/>
              </w:rPr>
              <w:t>5.75%</w:t>
            </w:r>
          </w:p>
        </w:tc>
      </w:tr>
    </w:tbl>
    <w:p w14:paraId="11F712BA"/>
    <w:p w14:paraId="4BF36A7E">
      <w:pPr>
        <w:spacing w:before="0" w:after="0" w:line="360" w:lineRule="auto"/>
        <w:ind w:firstLine="420"/>
        <w:jc w:val="both"/>
      </w:pPr>
      <w:r>
        <w:rPr>
          <w:rFonts w:ascii="Times New Roman" w:hAnsi="Times New Roman" w:eastAsia="宋体"/>
          <w:b w:val="0"/>
          <w:i w:val="0"/>
          <w:color w:val="000000"/>
          <w:sz w:val="24"/>
        </w:rPr>
        <w:t>参数敏感性结果表明，碎片峰相似度阈值越高，保留边数量越少，预测簇越碎片化。阈值 0.10 和 0.20 保留较多候选边，ARI 接近前体过滤结果；阈值 0.30 在错误聚类率和聚类完整性之间较为均衡；阈值继续提高后，虽然错误聚类率下降，但 ARI 明显降低。</w:t>
      </w:r>
    </w:p>
    <w:p w14:paraId="7718464F">
      <w:pPr>
        <w:jc w:val="center"/>
      </w:pPr>
      <w:r>
        <w:drawing>
          <wp:inline distT="0" distB="0" distL="114300" distR="114300">
            <wp:extent cx="5111750" cy="3103245"/>
            <wp:effectExtent l="0" t="0" r="19050" b="209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112000" cy="3103714"/>
                    </a:xfrm>
                    <a:prstGeom prst="rect">
                      <a:avLst/>
                    </a:prstGeom>
                  </pic:spPr>
                </pic:pic>
              </a:graphicData>
            </a:graphic>
          </wp:inline>
        </w:drawing>
      </w:r>
    </w:p>
    <w:p w14:paraId="41539359">
      <w:pPr>
        <w:spacing w:after="120"/>
        <w:jc w:val="center"/>
      </w:pPr>
      <w:r>
        <w:rPr>
          <w:rFonts w:ascii="Times New Roman" w:hAnsi="Times New Roman" w:eastAsia="宋体"/>
          <w:b w:val="0"/>
          <w:i w:val="0"/>
          <w:color w:val="000000"/>
          <w:sz w:val="21"/>
        </w:rPr>
        <w:t>图15 候选谱图对碎片峰相似度分布</w:t>
      </w:r>
    </w:p>
    <w:p w14:paraId="3E974F3C">
      <w:pPr>
        <w:spacing w:before="0" w:after="0" w:line="360" w:lineRule="auto"/>
        <w:ind w:firstLine="420"/>
        <w:jc w:val="both"/>
      </w:pPr>
      <w:r>
        <w:rPr>
          <w:rFonts w:ascii="Times New Roman" w:hAnsi="Times New Roman" w:eastAsia="宋体"/>
          <w:b w:val="0"/>
          <w:i w:val="0"/>
          <w:color w:val="000000"/>
          <w:sz w:val="24"/>
        </w:rPr>
        <w:t>相似度分布图进一步说明，同标注谱图对与异标注谱图对存在重叠。谱图并不存在一个能完全区分二者的固定阈值，因此候选过滤不能只依赖碎片峰相似度，还需要结合前体质量、荷电状态和后续代表谱图策略。</w:t>
      </w:r>
    </w:p>
    <w:p w14:paraId="5BF0F015">
      <w:pPr>
        <w:pStyle w:val="3"/>
        <w:jc w:val="left"/>
      </w:pPr>
      <w:r>
        <w:rPr>
          <w:rFonts w:ascii="Times New Roman" w:hAnsi="Times New Roman" w:eastAsia="黑体"/>
          <w:b/>
          <w:i w:val="0"/>
          <w:color w:val="000000"/>
          <w:sz w:val="24"/>
        </w:rPr>
        <w:t>6.6 聚类结果可视化</w:t>
      </w:r>
    </w:p>
    <w:p w14:paraId="42D72A93">
      <w:pPr>
        <w:jc w:val="center"/>
      </w:pPr>
      <w:r>
        <w:drawing>
          <wp:inline distT="0" distB="0" distL="114300" distR="114300">
            <wp:extent cx="5111750" cy="3103245"/>
            <wp:effectExtent l="0" t="0" r="19050" b="2095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3"/>
                    <a:stretch>
                      <a:fillRect/>
                    </a:stretch>
                  </pic:blipFill>
                  <pic:spPr>
                    <a:xfrm>
                      <a:off x="0" y="0"/>
                      <a:ext cx="5112000" cy="3103714"/>
                    </a:xfrm>
                    <a:prstGeom prst="rect">
                      <a:avLst/>
                    </a:prstGeom>
                  </pic:spPr>
                </pic:pic>
              </a:graphicData>
            </a:graphic>
          </wp:inline>
        </w:drawing>
      </w:r>
    </w:p>
    <w:p w14:paraId="4772844E">
      <w:pPr>
        <w:spacing w:after="120"/>
        <w:jc w:val="center"/>
      </w:pPr>
      <w:r>
        <w:rPr>
          <w:rFonts w:ascii="Times New Roman" w:hAnsi="Times New Roman" w:eastAsia="宋体"/>
          <w:b w:val="0"/>
          <w:i w:val="0"/>
          <w:color w:val="000000"/>
          <w:sz w:val="21"/>
        </w:rPr>
        <w:t>图16 谱图前体质量与荷电状态分布</w:t>
      </w:r>
    </w:p>
    <w:p w14:paraId="2BFC63F1">
      <w:pPr>
        <w:spacing w:before="0" w:after="0" w:line="360" w:lineRule="auto"/>
        <w:ind w:firstLine="420"/>
        <w:jc w:val="both"/>
      </w:pPr>
      <w:r>
        <w:rPr>
          <w:rFonts w:ascii="Times New Roman" w:hAnsi="Times New Roman" w:eastAsia="宋体"/>
          <w:b w:val="0"/>
          <w:i w:val="0"/>
          <w:color w:val="000000"/>
          <w:sz w:val="24"/>
        </w:rPr>
        <w:t>前体质量与荷电状态分布图展示了公开数据的结构。谱图在前体质量和荷电状态上呈现连续分布，部分质量区间内存在多种荷电状态和多个预测簇交叠。这说明数据库过滤并不是简单按一个字段切分数据，而是在质量窗口、荷电状态和碎片峰相似度之间取得平衡。</w:t>
      </w:r>
    </w:p>
    <w:p w14:paraId="579F9617">
      <w:pPr>
        <w:spacing w:before="0" w:after="0" w:line="360" w:lineRule="auto"/>
        <w:ind w:firstLine="420"/>
        <w:jc w:val="both"/>
      </w:pPr>
      <w:del w:id="354" w:author="Zzzzzzzz.h" w:date="2026-06-03T01:13:47Z">
        <w:r>
          <w:rPr>
            <w:rFonts w:hint="default" w:ascii="Times New Roman" w:hAnsi="Times New Roman" w:eastAsia="宋体"/>
            <w:b w:val="0"/>
            <w:i w:val="0"/>
            <w:color w:val="000000"/>
            <w:sz w:val="24"/>
            <w:lang w:val="en-US"/>
          </w:rPr>
          <w:delText>该图也解释了为什么前体过滤可以取得较高 ARI</w:delText>
        </w:r>
      </w:del>
      <w:ins w:id="355" w:author="Zzzzzzzz.h" w:date="2026-06-03T01:13:47Z">
        <w:r>
          <w:rPr>
            <w:rFonts w:hint="eastAsia"/>
            <w:b w:val="0"/>
            <w:i w:val="0"/>
            <w:color w:val="000000"/>
            <w:sz w:val="24"/>
            <w:lang w:val="en-US" w:eastAsia="zh-CN"/>
          </w:rPr>
          <w:t>如</w:t>
        </w:r>
      </w:ins>
      <w:ins w:id="356" w:author="Zzzzzzzz.h" w:date="2026-06-03T01:13:48Z">
        <w:r>
          <w:rPr>
            <w:rFonts w:hint="eastAsia"/>
            <w:b w:val="0"/>
            <w:i w:val="0"/>
            <w:color w:val="000000"/>
            <w:sz w:val="24"/>
            <w:lang w:val="en-US" w:eastAsia="zh-CN"/>
          </w:rPr>
          <w:t>图16</w:t>
        </w:r>
      </w:ins>
      <w:ins w:id="357" w:author="Zzzzzzzz.h" w:date="2026-06-03T01:13:49Z">
        <w:r>
          <w:rPr>
            <w:rFonts w:hint="eastAsia"/>
            <w:b w:val="0"/>
            <w:i w:val="0"/>
            <w:color w:val="000000"/>
            <w:sz w:val="24"/>
            <w:lang w:val="en-US" w:eastAsia="zh-CN"/>
          </w:rPr>
          <w:t>所示</w:t>
        </w:r>
      </w:ins>
      <w:r>
        <w:rPr>
          <w:rFonts w:ascii="Times New Roman" w:hAnsi="Times New Roman" w:eastAsia="宋体"/>
          <w:b w:val="0"/>
          <w:i w:val="0"/>
          <w:color w:val="000000"/>
          <w:sz w:val="24"/>
        </w:rPr>
        <w:t>：在</w:t>
      </w:r>
      <w:del w:id="358" w:author="Zzzzzzzz.h" w:date="2026-06-03T01:13:53Z">
        <w:r>
          <w:rPr>
            <w:rFonts w:hint="default" w:ascii="Times New Roman" w:hAnsi="Times New Roman" w:eastAsia="宋体"/>
            <w:b w:val="0"/>
            <w:i w:val="0"/>
            <w:color w:val="000000"/>
            <w:sz w:val="24"/>
            <w:lang w:val="en-US"/>
          </w:rPr>
          <w:delText>自上而下</w:delText>
        </w:r>
      </w:del>
      <w:ins w:id="359" w:author="Zzzzzzzz.h" w:date="2026-06-03T01:13:54Z">
        <w:r>
          <w:rPr>
            <w:rFonts w:hint="eastAsia"/>
            <w:b w:val="0"/>
            <w:i w:val="0"/>
            <w:color w:val="000000"/>
            <w:sz w:val="24"/>
            <w:lang w:val="en-US" w:eastAsia="zh-CN"/>
          </w:rPr>
          <w:t>top-down</w:t>
        </w:r>
      </w:ins>
      <w:bookmarkStart w:id="9" w:name="_GoBack"/>
      <w:bookmarkEnd w:id="9"/>
      <w:r>
        <w:rPr>
          <w:rFonts w:ascii="Times New Roman" w:hAnsi="Times New Roman" w:eastAsia="宋体"/>
          <w:b w:val="0"/>
          <w:i w:val="0"/>
          <w:color w:val="000000"/>
          <w:sz w:val="24"/>
        </w:rPr>
        <w:t>数据中，同一蛋白质形态通常具有相近前体质量和一致荷电状态。但仅靠前体属性仍可能合并不同蛋白质形态，因此需要碎片峰相似度作为第二层约束。</w:t>
      </w:r>
    </w:p>
    <w:p w14:paraId="00A0254F">
      <w:pPr>
        <w:pStyle w:val="3"/>
        <w:jc w:val="left"/>
      </w:pPr>
      <w:r>
        <w:rPr>
          <w:rFonts w:ascii="Times New Roman" w:hAnsi="Times New Roman" w:eastAsia="黑体"/>
          <w:b/>
          <w:i w:val="0"/>
          <w:color w:val="000000"/>
          <w:sz w:val="24"/>
        </w:rPr>
        <w:t>6.7 复现性与结果核对</w:t>
      </w:r>
    </w:p>
    <w:p w14:paraId="232225BF">
      <w:pPr>
        <w:spacing w:before="0" w:after="0" w:line="360" w:lineRule="auto"/>
        <w:ind w:firstLine="420"/>
        <w:jc w:val="both"/>
      </w:pPr>
      <w:r>
        <w:rPr>
          <w:rFonts w:ascii="Times New Roman" w:hAnsi="Times New Roman" w:eastAsia="宋体"/>
          <w:b w:val="0"/>
          <w:i w:val="0"/>
          <w:color w:val="000000"/>
          <w:sz w:val="24"/>
        </w:rPr>
        <w:t>在聚类质量和效率比较之外，还需要核对数据读取、标注对齐和候选过滤是否一致。若谱图编号、前体质量、荷电状态或 TopPIC 标注无法对应，后续 ARI、NMI 和错误聚类率就缺少可靠基础。因此，</w:t>
      </w:r>
      <w:del w:id="360" w:author="Austin" w:date="2026-06-03T00:32:09Z">
        <w:r>
          <w:rPr>
            <w:rFonts w:ascii="Times New Roman" w:hAnsi="Times New Roman" w:eastAsia="宋体"/>
            <w:b w:val="0"/>
            <w:i w:val="0"/>
            <w:color w:val="000000"/>
            <w:sz w:val="24"/>
          </w:rPr>
          <w:delText>本文</w:delText>
        </w:r>
      </w:del>
      <w:ins w:id="361" w:author="Austin" w:date="2026-06-03T00:32:09Z">
        <w:r>
          <w:rPr>
            <w:rFonts w:hint="eastAsia"/>
            <w:b w:val="0"/>
            <w:i w:val="0"/>
            <w:color w:val="000000"/>
            <w:sz w:val="24"/>
            <w:lang w:eastAsia="zh-CN"/>
          </w:rPr>
          <w:t>本研究</w:t>
        </w:r>
      </w:ins>
      <w:r>
        <w:rPr>
          <w:rFonts w:ascii="Times New Roman" w:hAnsi="Times New Roman" w:eastAsia="宋体"/>
          <w:b w:val="0"/>
          <w:i w:val="0"/>
          <w:color w:val="000000"/>
          <w:sz w:val="24"/>
        </w:rPr>
        <w:t>从数据来源、谱图解析、数据库入库、候选对生成、碎片峰比较和聚类结果六个环节进行复核。</w:t>
      </w:r>
    </w:p>
    <w:p w14:paraId="6F21F4BA">
      <w:pPr>
        <w:spacing w:after="120"/>
        <w:jc w:val="center"/>
      </w:pPr>
      <w:r>
        <w:rPr>
          <w:rFonts w:ascii="Times New Roman" w:hAnsi="Times New Roman" w:eastAsia="宋体"/>
          <w:b w:val="0"/>
          <w:i w:val="0"/>
          <w:color w:val="000000"/>
          <w:sz w:val="21"/>
        </w:rPr>
        <w:t>表6 实验链路核对结果</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474"/>
        <w:gridCol w:w="2324"/>
        <w:gridCol w:w="3515"/>
        <w:gridCol w:w="964"/>
      </w:tblGrid>
      <w:tr w14:paraId="4D4CA87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078" w:type="dxa"/>
            <w:tcBorders>
              <w:bottom w:val="single" w:color="000000" w:sz="8" w:space="0"/>
            </w:tcBorders>
            <w:vAlign w:val="center"/>
          </w:tcPr>
          <w:p w14:paraId="2E12C1AF">
            <w:pPr>
              <w:spacing w:before="0" w:after="0" w:line="288" w:lineRule="auto"/>
              <w:jc w:val="center"/>
            </w:pPr>
            <w:r>
              <w:rPr>
                <w:rFonts w:ascii="Times New Roman" w:hAnsi="Times New Roman" w:eastAsia="宋体"/>
                <w:b/>
                <w:i w:val="0"/>
                <w:color w:val="000000"/>
                <w:sz w:val="21"/>
              </w:rPr>
              <w:t>核对环节</w:t>
            </w:r>
          </w:p>
        </w:tc>
        <w:tc>
          <w:tcPr>
            <w:tcW w:w="2078" w:type="dxa"/>
            <w:tcBorders>
              <w:bottom w:val="single" w:color="000000" w:sz="8" w:space="0"/>
            </w:tcBorders>
            <w:vAlign w:val="center"/>
          </w:tcPr>
          <w:p w14:paraId="22AC1A2C">
            <w:pPr>
              <w:spacing w:before="0" w:after="0" w:line="288" w:lineRule="auto"/>
              <w:jc w:val="center"/>
            </w:pPr>
            <w:r>
              <w:rPr>
                <w:rFonts w:ascii="Times New Roman" w:hAnsi="Times New Roman" w:eastAsia="宋体"/>
                <w:b/>
                <w:i w:val="0"/>
                <w:color w:val="000000"/>
                <w:sz w:val="21"/>
              </w:rPr>
              <w:t>核对内容</w:t>
            </w:r>
          </w:p>
        </w:tc>
        <w:tc>
          <w:tcPr>
            <w:tcW w:w="2078" w:type="dxa"/>
            <w:tcBorders>
              <w:bottom w:val="single" w:color="000000" w:sz="8" w:space="0"/>
            </w:tcBorders>
            <w:vAlign w:val="center"/>
          </w:tcPr>
          <w:p w14:paraId="647FDB88">
            <w:pPr>
              <w:spacing w:before="0" w:after="0" w:line="288" w:lineRule="auto"/>
              <w:jc w:val="center"/>
            </w:pPr>
            <w:r>
              <w:rPr>
                <w:rFonts w:ascii="Times New Roman" w:hAnsi="Times New Roman" w:eastAsia="宋体"/>
                <w:b/>
                <w:i w:val="0"/>
                <w:color w:val="000000"/>
                <w:sz w:val="21"/>
              </w:rPr>
              <w:t>结果说明</w:t>
            </w:r>
          </w:p>
        </w:tc>
        <w:tc>
          <w:tcPr>
            <w:tcW w:w="2078" w:type="dxa"/>
            <w:tcBorders>
              <w:bottom w:val="single" w:color="000000" w:sz="8" w:space="0"/>
            </w:tcBorders>
            <w:vAlign w:val="center"/>
          </w:tcPr>
          <w:p w14:paraId="0AE32EC0">
            <w:pPr>
              <w:spacing w:before="0" w:after="0" w:line="288" w:lineRule="auto"/>
              <w:jc w:val="center"/>
            </w:pPr>
            <w:r>
              <w:rPr>
                <w:rFonts w:ascii="Times New Roman" w:hAnsi="Times New Roman" w:eastAsia="宋体"/>
                <w:b/>
                <w:i w:val="0"/>
                <w:color w:val="000000"/>
                <w:sz w:val="21"/>
              </w:rPr>
              <w:t>结论</w:t>
            </w:r>
          </w:p>
        </w:tc>
      </w:tr>
      <w:tr w14:paraId="2B415C6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205FA5B4">
            <w:pPr>
              <w:spacing w:before="0" w:after="0" w:line="288" w:lineRule="auto"/>
              <w:jc w:val="center"/>
            </w:pPr>
            <w:r>
              <w:rPr>
                <w:rFonts w:ascii="Times New Roman" w:hAnsi="Times New Roman" w:eastAsia="宋体"/>
                <w:b w:val="0"/>
                <w:i w:val="0"/>
                <w:color w:val="000000"/>
                <w:sz w:val="21"/>
              </w:rPr>
              <w:t>数据来源</w:t>
            </w:r>
          </w:p>
        </w:tc>
        <w:tc>
          <w:tcPr>
            <w:tcW w:w="2324" w:type="dxa"/>
            <w:vAlign w:val="center"/>
          </w:tcPr>
          <w:p w14:paraId="752F1194">
            <w:pPr>
              <w:spacing w:before="0" w:after="0" w:line="288" w:lineRule="auto"/>
              <w:jc w:val="left"/>
            </w:pPr>
            <w:r>
              <w:rPr>
                <w:rFonts w:ascii="Times New Roman" w:hAnsi="Times New Roman" w:eastAsia="宋体"/>
                <w:b w:val="0"/>
                <w:i w:val="0"/>
                <w:color w:val="000000"/>
                <w:sz w:val="21"/>
              </w:rPr>
              <w:t>核对 PXD019368 文件清单</w:t>
            </w:r>
          </w:p>
        </w:tc>
        <w:tc>
          <w:tcPr>
            <w:tcW w:w="3515" w:type="dxa"/>
            <w:vAlign w:val="center"/>
          </w:tcPr>
          <w:p w14:paraId="575440F3">
            <w:pPr>
              <w:spacing w:before="0" w:after="0" w:line="288" w:lineRule="auto"/>
              <w:jc w:val="left"/>
            </w:pPr>
            <w:r>
              <w:rPr>
                <w:rFonts w:ascii="Times New Roman" w:hAnsi="Times New Roman" w:eastAsia="宋体"/>
                <w:b w:val="0"/>
                <w:i w:val="0"/>
                <w:color w:val="000000"/>
                <w:sz w:val="21"/>
              </w:rPr>
              <w:t>31 个 msalign 文件、31 个 OUTPUT_TABLE 文件和 FASTA 文件完整可读</w:t>
            </w:r>
          </w:p>
        </w:tc>
        <w:tc>
          <w:tcPr>
            <w:tcW w:w="964" w:type="dxa"/>
            <w:vAlign w:val="center"/>
          </w:tcPr>
          <w:p w14:paraId="768172EA">
            <w:pPr>
              <w:spacing w:before="0" w:after="0" w:line="288" w:lineRule="auto"/>
              <w:jc w:val="left"/>
            </w:pPr>
            <w:r>
              <w:rPr>
                <w:rFonts w:ascii="Times New Roman" w:hAnsi="Times New Roman" w:eastAsia="宋体"/>
                <w:b w:val="0"/>
                <w:i w:val="0"/>
                <w:color w:val="000000"/>
                <w:sz w:val="21"/>
              </w:rPr>
              <w:t>通过</w:t>
            </w:r>
          </w:p>
        </w:tc>
      </w:tr>
      <w:tr w14:paraId="72A26DD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2339B9B6">
            <w:pPr>
              <w:spacing w:before="0" w:after="0" w:line="288" w:lineRule="auto"/>
              <w:jc w:val="center"/>
            </w:pPr>
            <w:r>
              <w:rPr>
                <w:rFonts w:ascii="Times New Roman" w:hAnsi="Times New Roman" w:eastAsia="宋体"/>
                <w:b w:val="0"/>
                <w:i w:val="0"/>
                <w:color w:val="000000"/>
                <w:sz w:val="21"/>
              </w:rPr>
              <w:t>谱图解析</w:t>
            </w:r>
          </w:p>
        </w:tc>
        <w:tc>
          <w:tcPr>
            <w:tcW w:w="2324" w:type="dxa"/>
            <w:vAlign w:val="center"/>
          </w:tcPr>
          <w:p w14:paraId="503EC594">
            <w:pPr>
              <w:spacing w:before="0" w:after="0" w:line="288" w:lineRule="auto"/>
              <w:jc w:val="left"/>
            </w:pPr>
            <w:r>
              <w:rPr>
                <w:rFonts w:ascii="Times New Roman" w:hAnsi="Times New Roman" w:eastAsia="宋体"/>
                <w:b w:val="0"/>
                <w:i w:val="0"/>
                <w:color w:val="000000"/>
                <w:sz w:val="21"/>
              </w:rPr>
              <w:t>读取 msalign 与 TopPIC 输出表</w:t>
            </w:r>
          </w:p>
        </w:tc>
        <w:tc>
          <w:tcPr>
            <w:tcW w:w="3515" w:type="dxa"/>
            <w:vAlign w:val="center"/>
          </w:tcPr>
          <w:p w14:paraId="1EBA8DC1">
            <w:pPr>
              <w:spacing w:before="0" w:after="0" w:line="288" w:lineRule="auto"/>
              <w:jc w:val="left"/>
            </w:pPr>
            <w:r>
              <w:rPr>
                <w:rFonts w:ascii="Times New Roman" w:hAnsi="Times New Roman" w:eastAsia="宋体"/>
                <w:b w:val="0"/>
                <w:i w:val="0"/>
                <w:color w:val="000000"/>
                <w:sz w:val="21"/>
              </w:rPr>
              <w:t>谱图编号与鉴定结果可对齐，得到 4,480 条评价谱图</w:t>
            </w:r>
          </w:p>
        </w:tc>
        <w:tc>
          <w:tcPr>
            <w:tcW w:w="964" w:type="dxa"/>
            <w:vAlign w:val="center"/>
          </w:tcPr>
          <w:p w14:paraId="2142381B">
            <w:pPr>
              <w:spacing w:before="0" w:after="0" w:line="288" w:lineRule="auto"/>
              <w:jc w:val="left"/>
            </w:pPr>
            <w:r>
              <w:rPr>
                <w:rFonts w:ascii="Times New Roman" w:hAnsi="Times New Roman" w:eastAsia="宋体"/>
                <w:b w:val="0"/>
                <w:i w:val="0"/>
                <w:color w:val="000000"/>
                <w:sz w:val="21"/>
              </w:rPr>
              <w:t>通过</w:t>
            </w:r>
          </w:p>
        </w:tc>
      </w:tr>
      <w:tr w14:paraId="2BB3CCA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79819264">
            <w:pPr>
              <w:spacing w:before="0" w:after="0" w:line="288" w:lineRule="auto"/>
              <w:jc w:val="center"/>
            </w:pPr>
            <w:r>
              <w:rPr>
                <w:rFonts w:ascii="Times New Roman" w:hAnsi="Times New Roman" w:eastAsia="宋体"/>
                <w:b w:val="0"/>
                <w:i w:val="0"/>
                <w:color w:val="000000"/>
                <w:sz w:val="21"/>
              </w:rPr>
              <w:t>SQLite 入库</w:t>
            </w:r>
          </w:p>
        </w:tc>
        <w:tc>
          <w:tcPr>
            <w:tcW w:w="2324" w:type="dxa"/>
            <w:vAlign w:val="center"/>
          </w:tcPr>
          <w:p w14:paraId="5BE7B514">
            <w:pPr>
              <w:spacing w:before="0" w:after="0" w:line="288" w:lineRule="auto"/>
              <w:jc w:val="left"/>
            </w:pPr>
            <w:r>
              <w:rPr>
                <w:rFonts w:ascii="Times New Roman" w:hAnsi="Times New Roman" w:eastAsia="宋体"/>
                <w:b w:val="0"/>
                <w:i w:val="0"/>
                <w:color w:val="000000"/>
                <w:sz w:val="21"/>
              </w:rPr>
              <w:t>写入 spectrum 与 peak 表</w:t>
            </w:r>
          </w:p>
        </w:tc>
        <w:tc>
          <w:tcPr>
            <w:tcW w:w="3515" w:type="dxa"/>
            <w:vAlign w:val="center"/>
          </w:tcPr>
          <w:p w14:paraId="2A0244D8">
            <w:pPr>
              <w:spacing w:before="0" w:after="0" w:line="288" w:lineRule="auto"/>
              <w:jc w:val="left"/>
            </w:pPr>
            <w:r>
              <w:rPr>
                <w:rFonts w:ascii="Times New Roman" w:hAnsi="Times New Roman" w:eastAsia="宋体"/>
                <w:b w:val="0"/>
                <w:i w:val="0"/>
                <w:color w:val="000000"/>
                <w:sz w:val="21"/>
              </w:rPr>
              <w:t>前体质量、荷电状态和碎片峰字段完整，索引可用于候选查询</w:t>
            </w:r>
          </w:p>
        </w:tc>
        <w:tc>
          <w:tcPr>
            <w:tcW w:w="964" w:type="dxa"/>
            <w:vAlign w:val="center"/>
          </w:tcPr>
          <w:p w14:paraId="049DA8FA">
            <w:pPr>
              <w:spacing w:before="0" w:after="0" w:line="288" w:lineRule="auto"/>
              <w:jc w:val="left"/>
            </w:pPr>
            <w:r>
              <w:rPr>
                <w:rFonts w:ascii="Times New Roman" w:hAnsi="Times New Roman" w:eastAsia="宋体"/>
                <w:b w:val="0"/>
                <w:i w:val="0"/>
                <w:color w:val="000000"/>
                <w:sz w:val="21"/>
              </w:rPr>
              <w:t>通过</w:t>
            </w:r>
          </w:p>
        </w:tc>
      </w:tr>
      <w:tr w14:paraId="2A971A5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555F72B4">
            <w:pPr>
              <w:spacing w:before="0" w:after="0" w:line="288" w:lineRule="auto"/>
              <w:jc w:val="center"/>
            </w:pPr>
            <w:r>
              <w:rPr>
                <w:rFonts w:ascii="Times New Roman" w:hAnsi="Times New Roman" w:eastAsia="宋体"/>
                <w:b w:val="0"/>
                <w:i w:val="0"/>
                <w:color w:val="000000"/>
                <w:sz w:val="21"/>
              </w:rPr>
              <w:t>候选过滤</w:t>
            </w:r>
          </w:p>
        </w:tc>
        <w:tc>
          <w:tcPr>
            <w:tcW w:w="2324" w:type="dxa"/>
            <w:vAlign w:val="center"/>
          </w:tcPr>
          <w:p w14:paraId="3B4CBB0E">
            <w:pPr>
              <w:spacing w:before="0" w:after="0" w:line="288" w:lineRule="auto"/>
              <w:jc w:val="left"/>
            </w:pPr>
            <w:r>
              <w:rPr>
                <w:rFonts w:ascii="Times New Roman" w:hAnsi="Times New Roman" w:eastAsia="宋体"/>
                <w:b w:val="0"/>
                <w:i w:val="0"/>
                <w:color w:val="000000"/>
                <w:sz w:val="21"/>
              </w:rPr>
              <w:t>按荷电状态与 2.2 Da 前体窗口筛选</w:t>
            </w:r>
          </w:p>
        </w:tc>
        <w:tc>
          <w:tcPr>
            <w:tcW w:w="3515" w:type="dxa"/>
            <w:vAlign w:val="center"/>
          </w:tcPr>
          <w:p w14:paraId="24E91227">
            <w:pPr>
              <w:spacing w:before="0" w:after="0" w:line="288" w:lineRule="auto"/>
              <w:jc w:val="left"/>
            </w:pPr>
            <w:r>
              <w:rPr>
                <w:rFonts w:ascii="Times New Roman" w:hAnsi="Times New Roman" w:eastAsia="宋体"/>
                <w:b w:val="0"/>
                <w:i w:val="0"/>
                <w:color w:val="000000"/>
                <w:sz w:val="21"/>
              </w:rPr>
              <w:t>候选谱图对为 14,614 个，候选空间显著缩小</w:t>
            </w:r>
          </w:p>
        </w:tc>
        <w:tc>
          <w:tcPr>
            <w:tcW w:w="964" w:type="dxa"/>
            <w:vAlign w:val="center"/>
          </w:tcPr>
          <w:p w14:paraId="4998F730">
            <w:pPr>
              <w:spacing w:before="0" w:after="0" w:line="288" w:lineRule="auto"/>
              <w:jc w:val="left"/>
            </w:pPr>
            <w:r>
              <w:rPr>
                <w:rFonts w:ascii="Times New Roman" w:hAnsi="Times New Roman" w:eastAsia="宋体"/>
                <w:b w:val="0"/>
                <w:i w:val="0"/>
                <w:color w:val="000000"/>
                <w:sz w:val="21"/>
              </w:rPr>
              <w:t>通过</w:t>
            </w:r>
          </w:p>
        </w:tc>
      </w:tr>
      <w:tr w14:paraId="0F91597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144E831A">
            <w:pPr>
              <w:spacing w:before="0" w:after="0" w:line="288" w:lineRule="auto"/>
              <w:jc w:val="center"/>
            </w:pPr>
            <w:r>
              <w:rPr>
                <w:rFonts w:ascii="Times New Roman" w:hAnsi="Times New Roman" w:eastAsia="宋体"/>
                <w:b w:val="0"/>
                <w:i w:val="0"/>
                <w:color w:val="000000"/>
                <w:sz w:val="21"/>
              </w:rPr>
              <w:t>碎片峰比较</w:t>
            </w:r>
          </w:p>
        </w:tc>
        <w:tc>
          <w:tcPr>
            <w:tcW w:w="2324" w:type="dxa"/>
            <w:vAlign w:val="center"/>
          </w:tcPr>
          <w:p w14:paraId="5DC5B0CE">
            <w:pPr>
              <w:spacing w:before="0" w:after="0" w:line="288" w:lineRule="auto"/>
              <w:jc w:val="left"/>
            </w:pPr>
            <w:r>
              <w:rPr>
                <w:rFonts w:ascii="Times New Roman" w:hAnsi="Times New Roman" w:eastAsia="宋体"/>
                <w:b w:val="0"/>
                <w:i w:val="0"/>
                <w:color w:val="000000"/>
                <w:sz w:val="21"/>
              </w:rPr>
              <w:t>对候选谱图对计算 10 ppm 余弦相似度</w:t>
            </w:r>
          </w:p>
        </w:tc>
        <w:tc>
          <w:tcPr>
            <w:tcW w:w="3515" w:type="dxa"/>
            <w:vAlign w:val="center"/>
          </w:tcPr>
          <w:p w14:paraId="5D83BF5C">
            <w:pPr>
              <w:spacing w:before="0" w:after="0" w:line="288" w:lineRule="auto"/>
              <w:jc w:val="left"/>
            </w:pPr>
            <w:r>
              <w:rPr>
                <w:rFonts w:ascii="Times New Roman" w:hAnsi="Times New Roman" w:eastAsia="宋体"/>
                <w:b w:val="0"/>
                <w:i w:val="0"/>
                <w:color w:val="000000"/>
                <w:sz w:val="21"/>
              </w:rPr>
              <w:t>阈值 0.30 下保留 10,872 条边，可进入连通分量聚类</w:t>
            </w:r>
          </w:p>
        </w:tc>
        <w:tc>
          <w:tcPr>
            <w:tcW w:w="964" w:type="dxa"/>
            <w:vAlign w:val="center"/>
          </w:tcPr>
          <w:p w14:paraId="74008DAC">
            <w:pPr>
              <w:spacing w:before="0" w:after="0" w:line="288" w:lineRule="auto"/>
              <w:jc w:val="left"/>
            </w:pPr>
            <w:r>
              <w:rPr>
                <w:rFonts w:ascii="Times New Roman" w:hAnsi="Times New Roman" w:eastAsia="宋体"/>
                <w:b w:val="0"/>
                <w:i w:val="0"/>
                <w:color w:val="000000"/>
                <w:sz w:val="21"/>
              </w:rPr>
              <w:t>通过</w:t>
            </w:r>
          </w:p>
        </w:tc>
      </w:tr>
      <w:tr w14:paraId="2C4EF43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474" w:type="dxa"/>
            <w:vAlign w:val="center"/>
          </w:tcPr>
          <w:p w14:paraId="6059908A">
            <w:pPr>
              <w:spacing w:before="0" w:after="0" w:line="288" w:lineRule="auto"/>
              <w:jc w:val="center"/>
            </w:pPr>
            <w:r>
              <w:rPr>
                <w:rFonts w:ascii="Times New Roman" w:hAnsi="Times New Roman" w:eastAsia="宋体"/>
                <w:b w:val="0"/>
                <w:i w:val="0"/>
                <w:color w:val="000000"/>
                <w:sz w:val="21"/>
              </w:rPr>
              <w:t>结果核对</w:t>
            </w:r>
          </w:p>
        </w:tc>
        <w:tc>
          <w:tcPr>
            <w:tcW w:w="2324" w:type="dxa"/>
            <w:vAlign w:val="center"/>
          </w:tcPr>
          <w:p w14:paraId="20C22DE1">
            <w:pPr>
              <w:spacing w:before="0" w:after="0" w:line="288" w:lineRule="auto"/>
              <w:jc w:val="left"/>
            </w:pPr>
            <w:r>
              <w:rPr>
                <w:rFonts w:ascii="Times New Roman" w:hAnsi="Times New Roman" w:eastAsia="宋体"/>
                <w:b w:val="0"/>
                <w:i w:val="0"/>
                <w:color w:val="000000"/>
                <w:sz w:val="21"/>
              </w:rPr>
              <w:t>比较聚类指标与参数敏感性结果</w:t>
            </w:r>
          </w:p>
        </w:tc>
        <w:tc>
          <w:tcPr>
            <w:tcW w:w="3515" w:type="dxa"/>
            <w:vAlign w:val="center"/>
          </w:tcPr>
          <w:p w14:paraId="142BBFB0">
            <w:pPr>
              <w:spacing w:before="0" w:after="0" w:line="288" w:lineRule="auto"/>
              <w:jc w:val="left"/>
            </w:pPr>
            <w:r>
              <w:rPr>
                <w:rFonts w:ascii="Times New Roman" w:hAnsi="Times New Roman" w:eastAsia="宋体"/>
                <w:b w:val="0"/>
                <w:i w:val="0"/>
                <w:color w:val="000000"/>
                <w:sz w:val="21"/>
              </w:rPr>
              <w:t>ARI、NMI、错误率和保留边数量与各节分析一致</w:t>
            </w:r>
          </w:p>
        </w:tc>
        <w:tc>
          <w:tcPr>
            <w:tcW w:w="964" w:type="dxa"/>
            <w:vAlign w:val="center"/>
          </w:tcPr>
          <w:p w14:paraId="4B199D85">
            <w:pPr>
              <w:spacing w:before="0" w:after="0" w:line="288" w:lineRule="auto"/>
              <w:jc w:val="left"/>
            </w:pPr>
            <w:r>
              <w:rPr>
                <w:rFonts w:ascii="Times New Roman" w:hAnsi="Times New Roman" w:eastAsia="宋体"/>
                <w:b w:val="0"/>
                <w:i w:val="0"/>
                <w:color w:val="000000"/>
                <w:sz w:val="21"/>
              </w:rPr>
              <w:t>通过</w:t>
            </w:r>
          </w:p>
        </w:tc>
      </w:tr>
    </w:tbl>
    <w:p w14:paraId="5F5C95BD"/>
    <w:p w14:paraId="16F2C279">
      <w:pPr>
        <w:spacing w:before="0" w:after="0" w:line="360" w:lineRule="auto"/>
        <w:ind w:firstLine="420"/>
        <w:jc w:val="both"/>
      </w:pPr>
      <w:r>
        <w:rPr>
          <w:rFonts w:ascii="Times New Roman" w:hAnsi="Times New Roman" w:eastAsia="宋体"/>
          <w:b w:val="0"/>
          <w:i w:val="0"/>
          <w:color w:val="000000"/>
          <w:sz w:val="24"/>
        </w:rPr>
        <w:t>核对结果表明，31 个 msalign 文件与 31 个 TopPIC 输出表能够按谱图编号对齐；评价集合包含 4,480 条谱图和 2,505 个参考标注组。前体质量与荷电状态过滤得到 14,614 个候选谱图对，碎片峰相似度阈值 0.30 下保留 10,872 条边。上述数值与前文聚类质量、候选过滤效果和阈值敏感性分析一致，说明实验结果具有可复查性。</w:t>
      </w:r>
    </w:p>
    <w:p w14:paraId="2144792A">
      <w:pPr>
        <w:spacing w:before="0" w:after="0" w:line="360" w:lineRule="auto"/>
        <w:ind w:firstLine="420"/>
        <w:jc w:val="both"/>
      </w:pPr>
      <w:r>
        <w:rPr>
          <w:rFonts w:ascii="Times New Roman" w:hAnsi="Times New Roman" w:eastAsia="宋体"/>
          <w:b w:val="0"/>
          <w:i w:val="0"/>
          <w:color w:val="000000"/>
          <w:sz w:val="24"/>
        </w:rPr>
        <w:t>PXD029703 是 TopLib 中 SW480-GPSE 数据的主要来源，但 PRIDE 公开文件以 RAW 格式为主，需要经过 msconvert、TopFD 和 TopPIC 等预处理后才能进入谱图聚类阶段。为避免把未完成预处理的 RAW 数据混入评价，</w:t>
      </w:r>
      <w:del w:id="362" w:author="Austin" w:date="2026-06-03T00:32:11Z">
        <w:r>
          <w:rPr>
            <w:rFonts w:ascii="Times New Roman" w:hAnsi="Times New Roman" w:eastAsia="宋体"/>
            <w:b w:val="0"/>
            <w:i w:val="0"/>
            <w:color w:val="000000"/>
            <w:sz w:val="24"/>
          </w:rPr>
          <w:delText>本文</w:delText>
        </w:r>
      </w:del>
      <w:ins w:id="363" w:author="Austin" w:date="2026-06-03T00:32:11Z">
        <w:r>
          <w:rPr>
            <w:rFonts w:hint="eastAsia"/>
            <w:b w:val="0"/>
            <w:i w:val="0"/>
            <w:color w:val="000000"/>
            <w:sz w:val="24"/>
            <w:lang w:eastAsia="zh-CN"/>
          </w:rPr>
          <w:t>本研究</w:t>
        </w:r>
      </w:ins>
      <w:r>
        <w:rPr>
          <w:rFonts w:ascii="Times New Roman" w:hAnsi="Times New Roman" w:eastAsia="宋体"/>
          <w:b w:val="0"/>
          <w:i w:val="0"/>
          <w:color w:val="000000"/>
          <w:sz w:val="24"/>
        </w:rPr>
        <w:t>采用同一数据可用性声明中已经公开 msalign 与 TopPIC 输出表的 PXD019368 作为实验数据集，并将 PXD029703 的一个 SW480 RAW 文件作为来源核对材料。</w:t>
      </w:r>
    </w:p>
    <w:p w14:paraId="7455BD78">
      <w:pPr>
        <w:pStyle w:val="2"/>
        <w:pageBreakBefore/>
        <w:jc w:val="center"/>
      </w:pPr>
      <w:r>
        <w:rPr>
          <w:rFonts w:ascii="Times New Roman" w:hAnsi="Times New Roman" w:eastAsia="黑体"/>
          <w:b/>
          <w:i w:val="0"/>
          <w:color w:val="000000"/>
          <w:sz w:val="32"/>
        </w:rPr>
        <w:t>第7章 总结与展望</w:t>
      </w:r>
    </w:p>
    <w:p w14:paraId="73C6DFE8">
      <w:pPr>
        <w:pStyle w:val="3"/>
        <w:jc w:val="left"/>
      </w:pPr>
      <w:r>
        <w:rPr>
          <w:rFonts w:ascii="Times New Roman" w:hAnsi="Times New Roman" w:eastAsia="黑体"/>
          <w:b/>
          <w:i w:val="0"/>
          <w:color w:val="000000"/>
          <w:sz w:val="24"/>
        </w:rPr>
        <w:t>7.1 研究总结</w:t>
      </w:r>
    </w:p>
    <w:p w14:paraId="59328A11">
      <w:pPr>
        <w:spacing w:before="0" w:after="0" w:line="360" w:lineRule="auto"/>
        <w:ind w:firstLine="420"/>
        <w:jc w:val="both"/>
      </w:pPr>
      <w:del w:id="364" w:author="Austin" w:date="2026-06-03T00:32:13Z">
        <w:r>
          <w:rPr>
            <w:rFonts w:ascii="Times New Roman" w:hAnsi="Times New Roman" w:eastAsia="宋体"/>
            <w:b w:val="0"/>
            <w:i w:val="0"/>
            <w:color w:val="000000"/>
            <w:sz w:val="24"/>
          </w:rPr>
          <w:delText>本文</w:delText>
        </w:r>
      </w:del>
      <w:ins w:id="365" w:author="Austin" w:date="2026-06-03T00:32:13Z">
        <w:r>
          <w:rPr>
            <w:rFonts w:hint="eastAsia"/>
            <w:b w:val="0"/>
            <w:i w:val="0"/>
            <w:color w:val="000000"/>
            <w:sz w:val="24"/>
            <w:lang w:eastAsia="zh-CN"/>
          </w:rPr>
          <w:t>本研究</w:t>
        </w:r>
      </w:ins>
      <w:r>
        <w:rPr>
          <w:rFonts w:ascii="Times New Roman" w:hAnsi="Times New Roman" w:eastAsia="宋体"/>
          <w:b w:val="0"/>
          <w:i w:val="0"/>
          <w:color w:val="000000"/>
          <w:sz w:val="24"/>
        </w:rPr>
        <w:t>围绕“基于数据库过滤的谱图聚类算法设计”展开研究，针对谱图库聚类中候选谱图对数量大、无效相似度计算多的问题，提出了先数据库过滤、再碎片峰相似度计算、最后连通分量聚类的算法流程。论文从谱图数据表示、SQLite 数据结构、候选过滤规则、公开数据读取、聚类评价和实验结果分析等方面进行了完整说明。</w:t>
      </w:r>
    </w:p>
    <w:p w14:paraId="71B4F6B4">
      <w:pPr>
        <w:spacing w:before="0" w:after="0" w:line="360" w:lineRule="auto"/>
        <w:ind w:firstLine="420"/>
        <w:jc w:val="both"/>
      </w:pPr>
      <w:r>
        <w:rPr>
          <w:rFonts w:ascii="Times New Roman" w:hAnsi="Times New Roman" w:eastAsia="宋体"/>
          <w:b w:val="0"/>
          <w:i w:val="0"/>
          <w:color w:val="000000"/>
          <w:sz w:val="24"/>
        </w:rPr>
        <w:t>实验使用 PRIDE PXD019368 的公开自上而下质谱数据，共解析 27,475 条谱图，并选取 4,480 条具有 TopPIC 标注的谱图进行评价。结果显示，数据库过滤将候选谱图对由 10,032,960 个减少到 14,614 个，过滤率达到 99.85%；在碎片峰相似度阈值 0.30 下，ARI 为 0.8435，NMI 为 0.9837，错误聚类率为 10.98%。这说明数据库过滤能够在谱图数据中显著压缩候选空间，并保持较好的聚类一致性。</w:t>
      </w:r>
    </w:p>
    <w:p w14:paraId="6B3B1454">
      <w:pPr>
        <w:pStyle w:val="3"/>
        <w:jc w:val="left"/>
      </w:pPr>
      <w:r>
        <w:rPr>
          <w:rFonts w:ascii="Times New Roman" w:hAnsi="Times New Roman" w:eastAsia="黑体"/>
          <w:b/>
          <w:i w:val="0"/>
          <w:color w:val="000000"/>
          <w:sz w:val="24"/>
        </w:rPr>
        <w:t>7.2 不足与改进方向</w:t>
      </w:r>
    </w:p>
    <w:p w14:paraId="363BAEC6">
      <w:pPr>
        <w:spacing w:before="0" w:after="0" w:line="360" w:lineRule="auto"/>
        <w:ind w:firstLine="420"/>
        <w:jc w:val="both"/>
      </w:pPr>
      <w:del w:id="366" w:author="Austin" w:date="2026-06-03T00:32:16Z">
        <w:r>
          <w:rPr>
            <w:rFonts w:ascii="Times New Roman" w:hAnsi="Times New Roman" w:eastAsia="宋体"/>
            <w:b w:val="0"/>
            <w:i w:val="0"/>
            <w:color w:val="000000"/>
            <w:sz w:val="24"/>
          </w:rPr>
          <w:delText>本文</w:delText>
        </w:r>
      </w:del>
      <w:ins w:id="367" w:author="Austin" w:date="2026-06-03T00:32:16Z">
        <w:r>
          <w:rPr>
            <w:rFonts w:hint="eastAsia"/>
            <w:b w:val="0"/>
            <w:i w:val="0"/>
            <w:color w:val="000000"/>
            <w:sz w:val="24"/>
            <w:lang w:eastAsia="zh-CN"/>
          </w:rPr>
          <w:t>本研究</w:t>
        </w:r>
      </w:ins>
      <w:r>
        <w:rPr>
          <w:rFonts w:ascii="Times New Roman" w:hAnsi="Times New Roman" w:eastAsia="宋体"/>
          <w:b w:val="0"/>
          <w:i w:val="0"/>
          <w:color w:val="000000"/>
          <w:sz w:val="24"/>
        </w:rPr>
        <w:t>仍存在一些不足。首先，PXD029703 是 TopLib 论文中 SW480 主实验数据来源，但 PRIDE 公开文件主要为 RAW 格式，完整处理依赖 msconvert、TopFD 和 TopPIC 等工具链；</w:t>
      </w:r>
      <w:del w:id="368" w:author="Austin" w:date="2026-06-03T00:32:21Z">
        <w:r>
          <w:rPr>
            <w:rFonts w:ascii="Times New Roman" w:hAnsi="Times New Roman" w:eastAsia="宋体"/>
            <w:b w:val="0"/>
            <w:i w:val="0"/>
            <w:color w:val="000000"/>
            <w:sz w:val="24"/>
          </w:rPr>
          <w:delText>本文</w:delText>
        </w:r>
      </w:del>
      <w:ins w:id="369" w:author="Austin" w:date="2026-06-03T00:32:21Z">
        <w:r>
          <w:rPr>
            <w:rFonts w:hint="eastAsia"/>
            <w:b w:val="0"/>
            <w:i w:val="0"/>
            <w:color w:val="000000"/>
            <w:sz w:val="24"/>
            <w:lang w:eastAsia="zh-CN"/>
          </w:rPr>
          <w:t>本研究</w:t>
        </w:r>
      </w:ins>
      <w:r>
        <w:rPr>
          <w:rFonts w:ascii="Times New Roman" w:hAnsi="Times New Roman" w:eastAsia="宋体"/>
          <w:b w:val="0"/>
          <w:i w:val="0"/>
          <w:color w:val="000000"/>
          <w:sz w:val="24"/>
        </w:rPr>
        <w:t>采用同一数据可用性声明中的 PXD019368 预处理 msalign 数据完成聚类评价，后续可在完整预处理环境中扩展到 SW480 全量数据。其次，</w:t>
      </w:r>
      <w:del w:id="370" w:author="Austin" w:date="2026-06-03T00:32:23Z">
        <w:r>
          <w:rPr>
            <w:rFonts w:ascii="Times New Roman" w:hAnsi="Times New Roman" w:eastAsia="宋体"/>
            <w:b w:val="0"/>
            <w:i w:val="0"/>
            <w:color w:val="000000"/>
            <w:sz w:val="24"/>
          </w:rPr>
          <w:delText>本文</w:delText>
        </w:r>
      </w:del>
      <w:ins w:id="371" w:author="Austin" w:date="2026-06-03T00:32:23Z">
        <w:r>
          <w:rPr>
            <w:rFonts w:hint="eastAsia"/>
            <w:b w:val="0"/>
            <w:i w:val="0"/>
            <w:color w:val="000000"/>
            <w:sz w:val="24"/>
            <w:lang w:eastAsia="zh-CN"/>
          </w:rPr>
          <w:t>本研究</w:t>
        </w:r>
      </w:ins>
      <w:r>
        <w:rPr>
          <w:rFonts w:ascii="Times New Roman" w:hAnsi="Times New Roman" w:eastAsia="宋体"/>
          <w:b w:val="0"/>
          <w:i w:val="0"/>
          <w:color w:val="000000"/>
          <w:sz w:val="24"/>
        </w:rPr>
        <w:t>的候选过滤主要使用前体质量和荷电状态，碎片峰索引仍较简单，后续可进一步构建倒排峰表，以减少候选查询时的扫描成本。</w:t>
      </w:r>
    </w:p>
    <w:p w14:paraId="60E1BCD9">
      <w:pPr>
        <w:spacing w:before="0" w:after="0" w:line="360" w:lineRule="auto"/>
        <w:ind w:firstLine="420"/>
        <w:jc w:val="both"/>
      </w:pPr>
      <w:r>
        <w:rPr>
          <w:rFonts w:ascii="Times New Roman" w:hAnsi="Times New Roman" w:eastAsia="宋体"/>
          <w:b w:val="0"/>
          <w:i w:val="0"/>
          <w:color w:val="000000"/>
          <w:sz w:val="24"/>
        </w:rPr>
        <w:t>在算法扩展方面，可以引入 TopLib 的代表谱图生成策略、目标-诱饵质量控制和更多距离函数，对不同阈值下的错误合并进行更细致分析。工程实现上，可以把 SQLite 替换为更适合大规模数据的检索引擎，并加入批量查询、缓存和并行碎片峰比较，使算法更接近完整谱图库构建系统。</w:t>
      </w:r>
    </w:p>
    <w:p w14:paraId="78FBBB39">
      <w:pPr>
        <w:pStyle w:val="2"/>
        <w:pageBreakBefore/>
        <w:jc w:val="center"/>
      </w:pPr>
      <w:r>
        <w:rPr>
          <w:rFonts w:ascii="Times New Roman" w:hAnsi="Times New Roman" w:eastAsia="黑体"/>
          <w:b/>
          <w:i w:val="0"/>
          <w:color w:val="000000"/>
          <w:sz w:val="32"/>
        </w:rPr>
        <w:t>参考文献</w:t>
      </w:r>
    </w:p>
    <w:p w14:paraId="3E90A1B4">
      <w:pPr>
        <w:spacing w:before="0" w:after="0" w:line="360" w:lineRule="auto"/>
        <w:ind w:left="420" w:hanging="420"/>
        <w:jc w:val="left"/>
      </w:pPr>
      <w:r>
        <w:rPr>
          <w:rFonts w:ascii="Times New Roman" w:hAnsi="Times New Roman" w:eastAsia="宋体"/>
          <w:b w:val="0"/>
          <w:i w:val="0"/>
          <w:color w:val="000000"/>
          <w:sz w:val="21"/>
        </w:rPr>
        <w:t>[1] Li K, Tang H, Liu X. TopLib: Building and Searching Top-Down Mass Spectral Libraries for Proteoform Identification[J]. Analytical Chemistry, 2025, 97(23): 11443-11453.</w:t>
      </w:r>
    </w:p>
    <w:p w14:paraId="067F3B3B">
      <w:pPr>
        <w:spacing w:before="0" w:after="0" w:line="360" w:lineRule="auto"/>
        <w:ind w:left="420" w:hanging="420"/>
        <w:jc w:val="left"/>
      </w:pPr>
      <w:r>
        <w:rPr>
          <w:rFonts w:ascii="Times New Roman" w:hAnsi="Times New Roman" w:eastAsia="宋体"/>
          <w:b w:val="0"/>
          <w:i w:val="0"/>
          <w:color w:val="000000"/>
          <w:sz w:val="21"/>
        </w:rPr>
        <w:t>[2] Bittremieux W., Laukens K., Noble W. S., Dorrestein P. C.. Large-scale tandem mass spectrum clustering using fast nearest neighbor searching[J]. Rapid Communications in Mass Spectrometry, 2025, 39(S1). DOI: 10.1002/rcm.9153.</w:t>
      </w:r>
    </w:p>
    <w:p w14:paraId="0949DB8E">
      <w:pPr>
        <w:spacing w:before="0" w:after="0" w:line="360" w:lineRule="auto"/>
        <w:ind w:left="420" w:hanging="420"/>
        <w:jc w:val="left"/>
      </w:pPr>
      <w:r>
        <w:rPr>
          <w:rFonts w:ascii="Times New Roman" w:hAnsi="Times New Roman" w:eastAsia="宋体"/>
          <w:b w:val="0"/>
          <w:i w:val="0"/>
          <w:color w:val="000000"/>
          <w:sz w:val="21"/>
        </w:rPr>
        <w:t>[3] Carr A. V., Bollis N. E., Pavek J. G., Shortreed M. R.. Spectral averaging with outlier rejection algorithms to increase identifications in top-down proteomics[J]. PROTEOMICS, 2024, 24(8). DOI: 10.1002/pmic.202300234.</w:t>
      </w:r>
    </w:p>
    <w:p w14:paraId="76E00AF2">
      <w:pPr>
        <w:spacing w:before="0" w:after="0" w:line="360" w:lineRule="auto"/>
        <w:ind w:left="420" w:hanging="420"/>
        <w:jc w:val="left"/>
      </w:pPr>
      <w:r>
        <w:rPr>
          <w:rFonts w:ascii="Times New Roman" w:hAnsi="Times New Roman" w:eastAsia="宋体"/>
          <w:b w:val="0"/>
          <w:i w:val="0"/>
          <w:color w:val="000000"/>
          <w:sz w:val="21"/>
        </w:rPr>
        <w:t>[4] Dai Y., Millikin R. J., Rolfs Z., Shortreed M. R.. A Hybrid Spectral Library and Protein Sequence Database Search Strategy for Bottom-Up and Top-Down Proteomic Data Analysis[J]. Journal of Proteome Research, 2022, 21(11): 2609-2618. DOI: 10.1021/acs.jproteome.2c00305.</w:t>
      </w:r>
    </w:p>
    <w:p w14:paraId="1DBB4BF1">
      <w:pPr>
        <w:spacing w:before="0" w:after="0" w:line="360" w:lineRule="auto"/>
        <w:ind w:left="420" w:hanging="420"/>
        <w:jc w:val="left"/>
      </w:pPr>
      <w:r>
        <w:rPr>
          <w:rFonts w:ascii="Times New Roman" w:hAnsi="Times New Roman" w:eastAsia="宋体"/>
          <w:b w:val="0"/>
          <w:i w:val="0"/>
          <w:color w:val="000000"/>
          <w:sz w:val="21"/>
        </w:rPr>
        <w:t>[5] Rice S. J., Belani C. P.. Optimizing data-independent acquisition (DIA) spectral library workflows for plasma proteomics studies[J]. PROTEOMICS, 2022, 22(17). DOI: 10.1002/pmic.202200125.</w:t>
      </w:r>
    </w:p>
    <w:p w14:paraId="363A6E88">
      <w:pPr>
        <w:spacing w:before="0" w:after="0" w:line="360" w:lineRule="auto"/>
        <w:ind w:left="420" w:hanging="420"/>
        <w:jc w:val="left"/>
      </w:pPr>
      <w:r>
        <w:rPr>
          <w:rFonts w:ascii="Times New Roman" w:hAnsi="Times New Roman" w:eastAsia="宋体"/>
          <w:b w:val="0"/>
          <w:i w:val="0"/>
          <w:color w:val="000000"/>
          <w:sz w:val="21"/>
        </w:rPr>
        <w:t>[6] Lermyte F.. The need for open and FAIR data in top-down proteomics[J]. PROTEOMICS, 2024, 24(3-4). DOI: 10.1002/pmic.202300354.</w:t>
      </w:r>
    </w:p>
    <w:p w14:paraId="7BAC4A24">
      <w:pPr>
        <w:spacing w:before="0" w:after="0" w:line="360" w:lineRule="auto"/>
        <w:ind w:left="420" w:hanging="420"/>
        <w:jc w:val="left"/>
      </w:pPr>
      <w:r>
        <w:rPr>
          <w:rFonts w:ascii="Times New Roman" w:hAnsi="Times New Roman" w:eastAsia="宋体"/>
          <w:b w:val="0"/>
          <w:i w:val="0"/>
          <w:color w:val="000000"/>
          <w:sz w:val="21"/>
        </w:rPr>
        <w:t>[7] Kaulich P. T., Tholey A.. Top-Down Proteomics: Why and When?[J]. PROTEOMICS, 2025, 25(24): 6-12. DOI: 10.1002/pmic.202400338.</w:t>
      </w:r>
    </w:p>
    <w:p w14:paraId="1BFEEE43">
      <w:pPr>
        <w:spacing w:before="0" w:after="0" w:line="360" w:lineRule="auto"/>
        <w:ind w:left="420" w:hanging="420"/>
        <w:jc w:val="left"/>
      </w:pPr>
      <w:r>
        <w:rPr>
          <w:rFonts w:ascii="Times New Roman" w:hAnsi="Times New Roman" w:eastAsia="宋体"/>
          <w:b w:val="0"/>
          <w:i w:val="0"/>
          <w:color w:val="000000"/>
          <w:sz w:val="21"/>
        </w:rPr>
        <w:t>[8] Walzer M., Jeong K., Tabb D. L., Vizcaíno J. A.. TopDownApp: An open and modular platform for analysis and visualisation of top-down proteomics data[J]. PROTEOMICS, 2024, 24(3-4). DOI: 10.1002/pmic.202200403.</w:t>
      </w:r>
    </w:p>
    <w:p w14:paraId="751CB5FF">
      <w:pPr>
        <w:spacing w:before="0" w:after="0" w:line="360" w:lineRule="auto"/>
        <w:ind w:left="420" w:hanging="420"/>
        <w:jc w:val="left"/>
      </w:pPr>
      <w:r>
        <w:rPr>
          <w:rFonts w:ascii="Times New Roman" w:hAnsi="Times New Roman" w:eastAsia="宋体"/>
          <w:b w:val="0"/>
          <w:i w:val="0"/>
          <w:color w:val="000000"/>
          <w:sz w:val="21"/>
        </w:rPr>
        <w:t>[9] Jeong K., Kaulich P. T., Jung W., Kim J.. Precursor deconvolution error estimation: The missing puzzle piece in false discovery rate in top-down proteomics[J]. PROTEOMICS, 2024, 24(3-4). DOI: 10.1002/pmic.202300068.</w:t>
      </w:r>
    </w:p>
    <w:p w14:paraId="79FFB528">
      <w:pPr>
        <w:spacing w:before="0" w:after="0" w:line="360" w:lineRule="auto"/>
        <w:ind w:left="420" w:hanging="420"/>
        <w:jc w:val="left"/>
      </w:pPr>
      <w:r>
        <w:rPr>
          <w:rFonts w:ascii="Times New Roman" w:hAnsi="Times New Roman" w:eastAsia="宋体"/>
          <w:b w:val="0"/>
          <w:i w:val="0"/>
          <w:color w:val="000000"/>
          <w:sz w:val="21"/>
        </w:rPr>
        <w:t>[10] Jeong K., Babović M., Gorshkov V., Kim J.. FLASHIda enables intelligent data acquisition for top-down proteomics to boost proteoform identification counts[J]. Nature Communications, 2022, 13(1). DOI: 10.1038/s41467-022-31922-z.</w:t>
      </w:r>
    </w:p>
    <w:p w14:paraId="00241D64">
      <w:pPr>
        <w:spacing w:before="0" w:after="0" w:line="360" w:lineRule="auto"/>
        <w:ind w:left="420" w:hanging="420"/>
        <w:jc w:val="left"/>
      </w:pPr>
      <w:r>
        <w:rPr>
          <w:rFonts w:ascii="Times New Roman" w:hAnsi="Times New Roman" w:eastAsia="宋体"/>
          <w:b w:val="0"/>
          <w:i w:val="0"/>
          <w:color w:val="000000"/>
          <w:sz w:val="21"/>
        </w:rPr>
        <w:t>[11] Li S., Luo H., Tang P., Tian C.. Generation of a Deep Mouse Brain Spectral Library for Transmembrane Proteome Profiling in Mental Disease Models[J]. Molecular &amp; Cellular Proteomics, 2024, 23(6): 100777. DOI: 10.1016/j.mcpro.2024.100777.</w:t>
      </w:r>
    </w:p>
    <w:p w14:paraId="41A3A272">
      <w:pPr>
        <w:spacing w:before="0" w:after="0" w:line="360" w:lineRule="auto"/>
        <w:ind w:left="420" w:hanging="420"/>
        <w:jc w:val="left"/>
      </w:pPr>
      <w:r>
        <w:rPr>
          <w:rFonts w:ascii="Times New Roman" w:hAnsi="Times New Roman" w:eastAsia="宋体"/>
          <w:b w:val="0"/>
          <w:i w:val="0"/>
          <w:color w:val="000000"/>
          <w:sz w:val="21"/>
        </w:rPr>
        <w:t>[12] McGlynn D. F., Rabe Andriamaharavo N., Kearsley A. J.. Improved Discrimination of Mass Spectral Isomers Using the High-Dimensional Consensus Mass Spectral Similarity Algorithm[J]. Journal of Mass Spectrometry, 2024, 59(10). DOI: 10.1002/jms.5084.</w:t>
      </w:r>
    </w:p>
    <w:p w14:paraId="0BCE7AE0">
      <w:pPr>
        <w:spacing w:before="0" w:after="0" w:line="360" w:lineRule="auto"/>
        <w:ind w:left="420" w:hanging="420"/>
        <w:jc w:val="left"/>
      </w:pPr>
      <w:r>
        <w:rPr>
          <w:rFonts w:ascii="Times New Roman" w:hAnsi="Times New Roman" w:eastAsia="宋体"/>
          <w:b w:val="0"/>
          <w:i w:val="0"/>
          <w:color w:val="000000"/>
          <w:sz w:val="21"/>
        </w:rPr>
        <w:t>[13] Kermani N. Z., Yang X., Guo Y.. A Bi-directional Hierarchical Clustering (BHC) for Peak Matching of Large Mass Spectrometry Data Sets[J]. International Journal of Machine Learning and Computing, 2021, 11(6): 373-379. DOI: 10.18178/ijmlc.2021.11.6.1064.</w:t>
      </w:r>
    </w:p>
    <w:p w14:paraId="0EF4DAE4">
      <w:pPr>
        <w:spacing w:before="0" w:after="0" w:line="360" w:lineRule="auto"/>
        <w:ind w:left="420" w:hanging="420"/>
        <w:jc w:val="left"/>
      </w:pPr>
      <w:r>
        <w:rPr>
          <w:rFonts w:ascii="Times New Roman" w:hAnsi="Times New Roman" w:eastAsia="宋体"/>
          <w:b w:val="0"/>
          <w:i w:val="0"/>
          <w:color w:val="000000"/>
          <w:sz w:val="21"/>
        </w:rPr>
        <w:t>[14] Hu X., Liu W., Xing X.. An Innovative Inter-Spectral Distance-Based Approach to Analyzing MALDI-TOF Mass Spectra of Closely Related Microbial Species[J]. Rapid Communications in Mass Spectrometry, 2025, 39(23). DOI: 10.1002/rcm.10121.</w:t>
      </w:r>
    </w:p>
    <w:p w14:paraId="77701BFD">
      <w:pPr>
        <w:spacing w:before="0" w:after="0" w:line="360" w:lineRule="auto"/>
        <w:ind w:left="420" w:hanging="420"/>
        <w:jc w:val="left"/>
      </w:pPr>
      <w:r>
        <w:rPr>
          <w:rFonts w:ascii="Times New Roman" w:hAnsi="Times New Roman" w:eastAsia="宋体"/>
          <w:b w:val="0"/>
          <w:i w:val="0"/>
          <w:color w:val="000000"/>
          <w:sz w:val="21"/>
        </w:rPr>
        <w:t>[15] Cody R. B., Sparkman O. D., Moore H.. Creating a Searchable Chromatographic Database with the NIST Mass Spectral Search Program[J]. Journal of the American Society for Mass Spectrometry, 2022, 33(4): 740-743. DOI: 10.1021/jasms.2c00016.</w:t>
      </w:r>
    </w:p>
    <w:p w14:paraId="130EF6B3">
      <w:pPr>
        <w:spacing w:before="0" w:after="0" w:line="360" w:lineRule="auto"/>
        <w:ind w:left="420" w:hanging="420"/>
        <w:jc w:val="left"/>
      </w:pPr>
      <w:r>
        <w:rPr>
          <w:rFonts w:ascii="Times New Roman" w:hAnsi="Times New Roman" w:eastAsia="宋体"/>
          <w:b w:val="0"/>
          <w:i w:val="0"/>
          <w:color w:val="000000"/>
          <w:sz w:val="21"/>
        </w:rPr>
        <w:t>[16] Yamaguchi S., Ikegawa M.. An Effective Approach to Mass Spectrometry Imaging Data Partitioning Using UMAP and k-Means Clustering[J]. Mass Spectrometry, 2025, 14(1): A0174-A0174. DOI: 10.5702/massspectrometry.a0174.</w:t>
      </w:r>
    </w:p>
    <w:p w14:paraId="32FAF749">
      <w:pPr>
        <w:spacing w:before="0" w:after="0" w:line="360" w:lineRule="auto"/>
        <w:ind w:left="420" w:hanging="420"/>
        <w:jc w:val="left"/>
      </w:pPr>
      <w:r>
        <w:rPr>
          <w:rFonts w:ascii="Times New Roman" w:hAnsi="Times New Roman" w:eastAsia="宋体"/>
          <w:b w:val="0"/>
          <w:i w:val="0"/>
          <w:color w:val="000000"/>
          <w:sz w:val="21"/>
        </w:rPr>
        <w:t>[17] Xu G., Gan S., Guo B., Yang L.. Application of clustering strategy for automatic segmentation of tissue regions in mass spectrometry imaging[J]. Rapid Communications in Mass Spectrometry, 2024, 38(8). DOI: 10.1002/rcm.9717.</w:t>
      </w:r>
    </w:p>
    <w:p w14:paraId="41B4CCFE">
      <w:pPr>
        <w:spacing w:before="0" w:after="0" w:line="360" w:lineRule="auto"/>
        <w:ind w:left="420" w:hanging="420"/>
        <w:jc w:val="left"/>
      </w:pPr>
      <w:r>
        <w:rPr>
          <w:rFonts w:ascii="Times New Roman" w:hAnsi="Times New Roman" w:eastAsia="宋体"/>
          <w:b w:val="0"/>
          <w:i w:val="0"/>
          <w:color w:val="000000"/>
          <w:sz w:val="21"/>
        </w:rPr>
        <w:t>[18] Aoki J., Isokawa M., Ueda M.. Site-Specific Clustering of Bioactive Signaling Molecules Predicted In Situ by Space and Time Coherent Mapping for Imaging Mass Spectrometry[J]. Journal of the American Society for Mass Spectrometry, 2025, 36(1): 72-84. DOI: 10.1021/jasms.4c00333.</w:t>
      </w:r>
    </w:p>
    <w:p w14:paraId="18CDB1BD">
      <w:pPr>
        <w:spacing w:before="0" w:after="0" w:line="360" w:lineRule="auto"/>
        <w:ind w:left="420" w:hanging="420"/>
        <w:jc w:val="left"/>
      </w:pPr>
      <w:r>
        <w:rPr>
          <w:rFonts w:ascii="Times New Roman" w:hAnsi="Times New Roman" w:eastAsia="宋体"/>
          <w:b w:val="0"/>
          <w:i w:val="0"/>
          <w:color w:val="000000"/>
          <w:sz w:val="21"/>
        </w:rPr>
        <w:t>[19] Frédérique V., Simon A., Manor A., Dirk V.. Defining Spectral Quality in Mass Spectrometry-Based Proteomics: A Retrospective Review[J]. Mass Spectrometry Reviews, 2025. DOI: 10.1002/mas.21933.</w:t>
      </w:r>
    </w:p>
    <w:p w14:paraId="189B8886">
      <w:pPr>
        <w:spacing w:before="0" w:after="0" w:line="360" w:lineRule="auto"/>
        <w:ind w:left="420" w:hanging="420"/>
        <w:jc w:val="left"/>
      </w:pPr>
      <w:r>
        <w:rPr>
          <w:rFonts w:ascii="Times New Roman" w:hAnsi="Times New Roman" w:eastAsia="宋体"/>
          <w:b w:val="0"/>
          <w:i w:val="0"/>
          <w:color w:val="000000"/>
          <w:sz w:val="21"/>
        </w:rPr>
        <w:t>[20] Tsugawa H.. Spectral Deconvolution for Small Molecule Analysis[J]. Journal of the Mass Spectrometry Society of Japan, 2024, 72(2): 21-26. DOI: 10.5702/massspec.s24-10.</w:t>
      </w:r>
    </w:p>
    <w:p w14:paraId="1BE8D6F8">
      <w:pPr>
        <w:spacing w:before="0" w:after="0" w:line="360" w:lineRule="auto"/>
        <w:ind w:left="420" w:hanging="420"/>
        <w:jc w:val="left"/>
      </w:pPr>
      <w:r>
        <w:rPr>
          <w:rFonts w:ascii="Times New Roman" w:hAnsi="Times New Roman" w:eastAsia="宋体"/>
          <w:b w:val="0"/>
          <w:i w:val="0"/>
          <w:color w:val="000000"/>
          <w:sz w:val="21"/>
        </w:rPr>
        <w:t>[21] Grossegesse M., Nitsche A., Schaade L., Doellinger J.. Application of spectral library prediction for parallel reaction monitoring of viral peptides[J]. PROTEOMICS, 2021, 21(7-8). DOI: 10.1002/pmic.202000226.</w:t>
      </w:r>
    </w:p>
    <w:p w14:paraId="4893D891">
      <w:pPr>
        <w:spacing w:before="0" w:after="0" w:line="360" w:lineRule="auto"/>
        <w:ind w:left="420" w:hanging="420"/>
        <w:jc w:val="left"/>
      </w:pPr>
      <w:r>
        <w:rPr>
          <w:rFonts w:ascii="Times New Roman" w:hAnsi="Times New Roman" w:eastAsia="宋体"/>
          <w:b w:val="0"/>
          <w:i w:val="0"/>
          <w:color w:val="000000"/>
          <w:sz w:val="21"/>
        </w:rPr>
        <w:t>[22] Palstrøm N. B., Campbell A. J., Lindegaard C. A., Cakar S.. Spectral library search for improved TMTpro labelled peptide assignment in human plasma proteomics[J]. PROTEOMICS, 2024, 24(6). DOI: 10.1002/pmic.202300236.</w:t>
      </w:r>
    </w:p>
    <w:p w14:paraId="62C47D20">
      <w:pPr>
        <w:spacing w:before="0" w:after="0" w:line="360" w:lineRule="auto"/>
        <w:ind w:left="420" w:hanging="420"/>
        <w:jc w:val="left"/>
      </w:pPr>
      <w:r>
        <w:rPr>
          <w:rFonts w:ascii="Times New Roman" w:hAnsi="Times New Roman" w:eastAsia="宋体"/>
          <w:b w:val="0"/>
          <w:i w:val="0"/>
          <w:color w:val="000000"/>
          <w:sz w:val="21"/>
        </w:rPr>
        <w:t>[23] Teh R., Azimi A., Ali M., Mann G.. Specialised skin cancer spectral library for use in data-independent mass spectrometry[J]. PROTEOMICS, 2021, 21(19). DOI: 10.1002/pmic.202100128.</w:t>
      </w:r>
    </w:p>
    <w:p w14:paraId="7298E9A2">
      <w:pPr>
        <w:spacing w:before="0" w:after="0" w:line="360" w:lineRule="auto"/>
        <w:ind w:left="420" w:hanging="420"/>
        <w:jc w:val="left"/>
      </w:pPr>
      <w:r>
        <w:rPr>
          <w:rFonts w:ascii="Times New Roman" w:hAnsi="Times New Roman" w:eastAsia="宋体"/>
          <w:b w:val="0"/>
          <w:i w:val="0"/>
          <w:color w:val="000000"/>
          <w:sz w:val="21"/>
        </w:rPr>
        <w:t>[24] Senavirathna L., Ma C., Duong V., Tsai H.. SLB-msSIM: A Spectral Library-Based Multiplex Segmented SIM Platform for Single-Cell Proteomic Analysis[J]. PROTEOMICS, 2025, 25(19): 50-61. DOI: 10.1002/pmic.70037.</w:t>
      </w:r>
    </w:p>
    <w:p w14:paraId="3E571E8E">
      <w:pPr>
        <w:spacing w:before="0" w:after="0" w:line="360" w:lineRule="auto"/>
        <w:ind w:left="420" w:hanging="420"/>
        <w:jc w:val="left"/>
      </w:pPr>
      <w:r>
        <w:rPr>
          <w:rFonts w:ascii="Times New Roman" w:hAnsi="Times New Roman" w:eastAsia="宋体"/>
          <w:b w:val="0"/>
          <w:i w:val="0"/>
          <w:color w:val="000000"/>
          <w:sz w:val="21"/>
        </w:rPr>
        <w:t>[25] Canudas N. V., Gómez M. C., Vilasís-Cardona X., Ribé E. G.. Graph Clustering: a graph-based clustering algorithm for the electromagnetic calorimeter in LHCb[J]. The European Physical Journal C, 2023, 83(2). DOI: 10.1140/epjc/s10052-023-11332-1.</w:t>
      </w:r>
    </w:p>
    <w:p w14:paraId="0920B47E">
      <w:pPr>
        <w:spacing w:before="0" w:after="0" w:line="360" w:lineRule="auto"/>
        <w:ind w:left="420" w:hanging="420"/>
        <w:jc w:val="left"/>
      </w:pPr>
      <w:r>
        <w:rPr>
          <w:rFonts w:ascii="Times New Roman" w:hAnsi="Times New Roman" w:eastAsia="宋体"/>
          <w:b w:val="0"/>
          <w:i w:val="0"/>
          <w:color w:val="000000"/>
          <w:sz w:val="21"/>
        </w:rPr>
        <w:t>[26] Figiel A., Himmel A., Nichterlein A., Niedermeier R.. On 2-Clubs in Graph-Based Data Clustering: Theory and Algorithm Engineering[J]. Journal of Graph Algorithms and Applications, 2021, 25(1): 521-547. DOI: 10.7155/jgaa.00570.</w:t>
      </w:r>
    </w:p>
    <w:p w14:paraId="595539B8">
      <w:pPr>
        <w:spacing w:before="0" w:after="0" w:line="360" w:lineRule="auto"/>
        <w:ind w:left="420" w:hanging="420"/>
        <w:jc w:val="left"/>
      </w:pPr>
      <w:r>
        <w:rPr>
          <w:rFonts w:ascii="Times New Roman" w:hAnsi="Times New Roman" w:eastAsia="宋体"/>
          <w:b w:val="0"/>
          <w:i w:val="0"/>
          <w:color w:val="000000"/>
          <w:sz w:val="21"/>
        </w:rPr>
        <w:t>[27] Niu X., Zheng Y., Liu W., Wu C. Q.. On a two-stage progressive clustering algorithm with graph-augmented density peak clustering[J]. Engineering Applications of Artificial Intelligence, 2022, 108: 104566. DOI: 10.1016/j.engappai.2021.104566.</w:t>
      </w:r>
    </w:p>
    <w:p w14:paraId="39561442">
      <w:pPr>
        <w:spacing w:before="0" w:after="0" w:line="360" w:lineRule="auto"/>
        <w:ind w:left="420" w:hanging="420"/>
        <w:jc w:val="left"/>
      </w:pPr>
      <w:r>
        <w:rPr>
          <w:rFonts w:ascii="Times New Roman" w:hAnsi="Times New Roman" w:eastAsia="宋体"/>
          <w:b w:val="0"/>
          <w:i w:val="0"/>
          <w:color w:val="000000"/>
          <w:sz w:val="21"/>
        </w:rPr>
        <w:t>[28] Pisano Z. M., Agterberg J. S., Priebe C. E., Naiman D. Q.. Spectral graph clustering via the expectation-solution algorithm[J]. Electronic Journal of Statistics, 2022, 16(1). DOI: 10.1214/22-ejs2018.</w:t>
      </w:r>
    </w:p>
    <w:p w14:paraId="59AC0D9A">
      <w:pPr>
        <w:spacing w:before="0" w:after="0" w:line="360" w:lineRule="auto"/>
        <w:ind w:left="420" w:hanging="420"/>
        <w:jc w:val="left"/>
      </w:pPr>
      <w:r>
        <w:rPr>
          <w:rFonts w:ascii="Times New Roman" w:hAnsi="Times New Roman" w:eastAsia="宋体"/>
          <w:b w:val="0"/>
          <w:i w:val="0"/>
          <w:color w:val="000000"/>
          <w:sz w:val="21"/>
        </w:rPr>
        <w:t>[29] Xu T., Jiang J.. A Graph Adaptive Density Peaks Clustering algorithm for automatic centroid selection and effective aggregation[J]. Expert Systems with Applications, 2022, 195: 116539. DOI: 10.1016/j.eswa.2022.116539.</w:t>
      </w:r>
    </w:p>
    <w:p w14:paraId="69D84641">
      <w:pPr>
        <w:spacing w:before="0" w:after="0" w:line="360" w:lineRule="auto"/>
        <w:ind w:left="420" w:hanging="420"/>
        <w:jc w:val="left"/>
      </w:pPr>
      <w:r>
        <w:rPr>
          <w:rFonts w:ascii="Times New Roman" w:hAnsi="Times New Roman" w:eastAsia="宋体"/>
          <w:b w:val="0"/>
          <w:i w:val="0"/>
          <w:color w:val="000000"/>
          <w:sz w:val="21"/>
        </w:rPr>
        <w:t>[30] Yang X., Zhao W., Xu Y., Wang C.. Sparse K-means clustering algorithm with anchor graph regularization[J]. Information Sciences, 2024, 667: 120504. DOI: 10.1016/j.ins.2024.120504.</w:t>
      </w:r>
    </w:p>
    <w:p w14:paraId="20F3F776">
      <w:pPr>
        <w:spacing w:before="0" w:after="0" w:line="360" w:lineRule="auto"/>
        <w:ind w:left="420" w:hanging="420"/>
        <w:jc w:val="left"/>
      </w:pPr>
      <w:r>
        <w:rPr>
          <w:rFonts w:ascii="Times New Roman" w:hAnsi="Times New Roman" w:eastAsia="宋体"/>
          <w:b w:val="0"/>
          <w:i w:val="0"/>
          <w:color w:val="000000"/>
          <w:sz w:val="21"/>
        </w:rPr>
        <w:t>[31] Deng Z., Wang J.. G2-SCANN: Gaussian-kernel graph-based SLD clustering algorithm with natural neighbourhood[J]. Pattern Recognition, 2024, 155: 110682. DOI: 10.1016/j.patcog.2024.110682.</w:t>
      </w:r>
    </w:p>
    <w:p w14:paraId="602592C2">
      <w:pPr>
        <w:spacing w:before="0" w:after="0" w:line="360" w:lineRule="auto"/>
        <w:ind w:left="420" w:hanging="420"/>
        <w:jc w:val="left"/>
      </w:pPr>
      <w:r>
        <w:rPr>
          <w:rFonts w:ascii="Times New Roman" w:hAnsi="Times New Roman" w:eastAsia="宋体"/>
          <w:b w:val="0"/>
          <w:i w:val="0"/>
          <w:color w:val="000000"/>
          <w:sz w:val="21"/>
        </w:rPr>
        <w:t>[32] Miloudi S., Wang Y., Ding W.. An Improved Similarity-Based Clustering Algorithm for Multi-Database Mining[J]. Entropy, 2021, 23(5): 553. DOI: 10.3390/e23050553.</w:t>
      </w:r>
    </w:p>
    <w:p w14:paraId="053233B7">
      <w:pPr>
        <w:pStyle w:val="2"/>
        <w:pageBreakBefore/>
        <w:jc w:val="center"/>
      </w:pPr>
      <w:r>
        <w:rPr>
          <w:rFonts w:ascii="Times New Roman" w:hAnsi="Times New Roman" w:eastAsia="黑体"/>
          <w:b/>
          <w:i w:val="0"/>
          <w:color w:val="000000"/>
          <w:sz w:val="32"/>
        </w:rPr>
        <w:t>致谢</w:t>
      </w:r>
    </w:p>
    <w:p w14:paraId="52CA0054">
      <w:pPr>
        <w:spacing w:before="0" w:after="0" w:line="360" w:lineRule="auto"/>
        <w:ind w:firstLine="420"/>
        <w:jc w:val="both"/>
      </w:pPr>
      <w:r>
        <w:rPr>
          <w:rFonts w:ascii="Times New Roman" w:hAnsi="Times New Roman" w:eastAsia="宋体"/>
          <w:b w:val="0"/>
          <w:i w:val="0"/>
          <w:color w:val="000000"/>
          <w:sz w:val="24"/>
        </w:rPr>
        <w:t>本论文从选题、方案设计、实验实现到论文撰写，得到了指导教师和同学的帮助。在研究过程中，指导教师对论文结构、算法思路和实验分析提出了重要意见，使</w:t>
      </w:r>
      <w:del w:id="372" w:author="Austin" w:date="2026-06-03T00:32:28Z">
        <w:r>
          <w:rPr>
            <w:rFonts w:ascii="Times New Roman" w:hAnsi="Times New Roman" w:eastAsia="宋体"/>
            <w:b w:val="0"/>
            <w:i w:val="0"/>
            <w:color w:val="000000"/>
            <w:sz w:val="24"/>
          </w:rPr>
          <w:delText>本文</w:delText>
        </w:r>
      </w:del>
      <w:ins w:id="373" w:author="Austin" w:date="2026-06-03T00:32:28Z">
        <w:r>
          <w:rPr>
            <w:rFonts w:hint="eastAsia"/>
            <w:b w:val="0"/>
            <w:i w:val="0"/>
            <w:color w:val="000000"/>
            <w:sz w:val="24"/>
            <w:lang w:eastAsia="zh-CN"/>
          </w:rPr>
          <w:t>本研究</w:t>
        </w:r>
      </w:ins>
      <w:r>
        <w:rPr>
          <w:rFonts w:ascii="Times New Roman" w:hAnsi="Times New Roman" w:eastAsia="宋体"/>
          <w:b w:val="0"/>
          <w:i w:val="0"/>
          <w:color w:val="000000"/>
          <w:sz w:val="24"/>
        </w:rPr>
        <w:t>能够围绕谱图聚类中的候选空间缩减问题展开较为完整的论证。</w:t>
      </w:r>
    </w:p>
    <w:p w14:paraId="177BB176">
      <w:pPr>
        <w:spacing w:before="0" w:after="0" w:line="360" w:lineRule="auto"/>
        <w:ind w:firstLine="420"/>
        <w:jc w:val="both"/>
      </w:pPr>
      <w:r>
        <w:rPr>
          <w:rFonts w:ascii="Times New Roman" w:hAnsi="Times New Roman" w:eastAsia="宋体"/>
          <w:b w:val="0"/>
          <w:i w:val="0"/>
          <w:color w:val="000000"/>
          <w:sz w:val="24"/>
        </w:rPr>
        <w:t>同时，感谢学校提供的学习环境和课程训练，使本人能够将数据库、数据挖掘和算法分析等知识综合应用于毕业设计。感谢同学在资料查找、实验讨论和论文修改过程中的支持。由于本人能力有限，论文中仍可能存在不足之处，恳请各位老师批评指正。</w:t>
      </w:r>
    </w:p>
    <w:sectPr>
      <w:headerReference r:id="rId13" w:type="default"/>
      <w:footerReference r:id="rId14"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zzzzzzz.h" w:date="2026-06-02T16:20:16Z" w:initials="">
    <w:p w14:paraId="46699994">
      <w:pPr>
        <w:pStyle w:val="6"/>
        <w:rPr>
          <w:rFonts w:hint="default" w:eastAsia="宋体"/>
          <w:lang w:val="en-US" w:eastAsia="zh-CN"/>
        </w:rPr>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69999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98034">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7A1E2">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A97A1E2">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BB8B1">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6ACFA">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FA6ACFA">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899CE">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1A9899CE">
                    <w:pPr>
                      <w:pStyle w:val="1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A2AB1">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1BF3CA">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6D1BF3CA">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BC56F">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B3D70">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0CB3D70">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16CBA">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9B888">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14B9B888">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40286">
    <w:pPr>
      <w:pStyle w:val="11"/>
    </w:pPr>
    <w:r>
      <w:drawing>
        <wp:inline distT="0" distB="0" distL="114300" distR="114300">
          <wp:extent cx="1379855" cy="349885"/>
          <wp:effectExtent l="0" t="0" r="6985" b="6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C014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878D3">
    <w:pPr>
      <w:pStyle w:val="11"/>
    </w:pPr>
    <w:r>
      <w:drawing>
        <wp:inline distT="0" distB="0" distL="114300" distR="114300">
          <wp:extent cx="1379855" cy="349885"/>
          <wp:effectExtent l="0" t="0" r="6985" b="63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9896">
    <w:pPr>
      <w:pStyle w:val="11"/>
    </w:pPr>
    <w:r>
      <w:drawing>
        <wp:inline distT="0" distB="0" distL="114300" distR="114300">
          <wp:extent cx="1379855" cy="349885"/>
          <wp:effectExtent l="0" t="0" r="698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41E79">
    <w:pPr>
      <w:pStyle w:val="11"/>
    </w:pPr>
    <w:r>
      <w:drawing>
        <wp:inline distT="0" distB="0" distL="114300" distR="114300">
          <wp:extent cx="1379855" cy="349885"/>
          <wp:effectExtent l="0" t="0" r="6985" b="63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153533"/>
    <w:multiLevelType w:val="singleLevel"/>
    <w:tmpl w:val="E7153533"/>
    <w:lvl w:ilvl="0" w:tentative="0">
      <w:start w:val="1"/>
      <w:numFmt w:val="bullet"/>
      <w:lvlText w:val=""/>
      <w:lvlJc w:val="left"/>
      <w:pPr>
        <w:ind w:left="420" w:hanging="420"/>
      </w:pPr>
      <w:rPr>
        <w:rFonts w:hint="default" w:ascii="Wingdings" w:hAnsi="Wingdings"/>
      </w:rPr>
    </w:lvl>
  </w:abstractNum>
  <w:abstractNum w:abstractNumId="1">
    <w:nsid w:val="31C50504"/>
    <w:multiLevelType w:val="multilevel"/>
    <w:tmpl w:val="31C5050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
    <w:nsid w:val="59FF64D6"/>
    <w:multiLevelType w:val="multilevel"/>
    <w:tmpl w:val="59FF64D6"/>
    <w:lvl w:ilvl="0" w:tentative="0">
      <w:start w:val="1"/>
      <w:numFmt w:val="decimal"/>
      <w:pStyle w:val="35"/>
      <w:suff w:val="space"/>
      <w:lvlText w:val="%1."/>
      <w:lvlJc w:val="left"/>
      <w:pPr>
        <w:ind w:left="0" w:firstLine="0"/>
      </w:pPr>
      <w:rPr>
        <w:rFonts w:hint="default"/>
        <w:sz w:val="36"/>
        <w:szCs w:val="36"/>
      </w:rPr>
    </w:lvl>
    <w:lvl w:ilvl="1" w:tentative="0">
      <w:start w:val="1"/>
      <w:numFmt w:val="decimal"/>
      <w:isLgl/>
      <w:suff w:val="space"/>
      <w:lvlText w:val="%1.%2"/>
      <w:lvlJc w:val="left"/>
      <w:pPr>
        <w:ind w:left="0" w:firstLine="0"/>
      </w:pPr>
      <w:rPr>
        <w:rFonts w:hint="default"/>
        <w:b/>
        <w:bCs/>
        <w:sz w:val="32"/>
        <w:szCs w:val="32"/>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Restart w:val="0"/>
      <w:suff w:val="nothing"/>
      <w:lvlText w:val="%5"/>
      <w:lvlJc w:val="left"/>
      <w:pPr>
        <w:ind w:left="0" w:firstLine="0"/>
      </w:pPr>
      <w:rPr>
        <w:rFonts w:hint="eastAsia"/>
        <w:vanish/>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isLgl/>
      <w:lvlText w:val="%1.%2.%3.%4.%5.%6.%7.%8.%9"/>
      <w:lvlJc w:val="left"/>
      <w:pPr>
        <w:ind w:left="0" w:firstLine="0"/>
      </w:pPr>
      <w:rPr>
        <w:rFonts w:hint="eastAsia"/>
      </w:rPr>
    </w:lvl>
  </w:abstractNum>
  <w:abstractNum w:abstractNumId="3">
    <w:nsid w:val="6866407B"/>
    <w:multiLevelType w:val="singleLevel"/>
    <w:tmpl w:val="6866407B"/>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ustin">
    <w15:presenceInfo w15:providerId="WPS Office" w15:userId="9156049915609"/>
  </w15:person>
  <w15:person w15:author="Zzzzzzzz.h">
    <w15:presenceInfo w15:providerId="WPS Office" w15:userId="3972559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wN2I5ODU3ZDZhZDBmNGM3YjY2MWMyMGU0NjQzNzIifQ=="/>
    <w:docVar w:name="KSO_WPS_MARK_KEY" w:val="792b574f-0c87-4452-8303-d69b493b1c75"/>
  </w:docVars>
  <w:rsids>
    <w:rsidRoot w:val="007D6999"/>
    <w:rsid w:val="00007BCA"/>
    <w:rsid w:val="00007DA2"/>
    <w:rsid w:val="00016E74"/>
    <w:rsid w:val="00027CEF"/>
    <w:rsid w:val="000352DF"/>
    <w:rsid w:val="00040AB8"/>
    <w:rsid w:val="00055138"/>
    <w:rsid w:val="000556E6"/>
    <w:rsid w:val="00060643"/>
    <w:rsid w:val="00081DC4"/>
    <w:rsid w:val="0008534A"/>
    <w:rsid w:val="000A26AA"/>
    <w:rsid w:val="000A5289"/>
    <w:rsid w:val="000B3D2E"/>
    <w:rsid w:val="000B687C"/>
    <w:rsid w:val="000D4422"/>
    <w:rsid w:val="000D74E7"/>
    <w:rsid w:val="000F75B7"/>
    <w:rsid w:val="00100247"/>
    <w:rsid w:val="00116CAA"/>
    <w:rsid w:val="00125E90"/>
    <w:rsid w:val="00126739"/>
    <w:rsid w:val="0013046F"/>
    <w:rsid w:val="00131B17"/>
    <w:rsid w:val="001367C3"/>
    <w:rsid w:val="001371F6"/>
    <w:rsid w:val="00147BF8"/>
    <w:rsid w:val="00156681"/>
    <w:rsid w:val="00176135"/>
    <w:rsid w:val="001927C3"/>
    <w:rsid w:val="001A6F6B"/>
    <w:rsid w:val="001D4E84"/>
    <w:rsid w:val="001E25D3"/>
    <w:rsid w:val="001F3D3D"/>
    <w:rsid w:val="00202884"/>
    <w:rsid w:val="00213FF1"/>
    <w:rsid w:val="002316EF"/>
    <w:rsid w:val="00234270"/>
    <w:rsid w:val="00256A88"/>
    <w:rsid w:val="002634B6"/>
    <w:rsid w:val="002643EE"/>
    <w:rsid w:val="002668EB"/>
    <w:rsid w:val="002705F8"/>
    <w:rsid w:val="00274563"/>
    <w:rsid w:val="002801FE"/>
    <w:rsid w:val="00294F3E"/>
    <w:rsid w:val="002A0780"/>
    <w:rsid w:val="002B0E50"/>
    <w:rsid w:val="002B6B80"/>
    <w:rsid w:val="002D1B2B"/>
    <w:rsid w:val="00301185"/>
    <w:rsid w:val="003022CC"/>
    <w:rsid w:val="00304E31"/>
    <w:rsid w:val="00313C03"/>
    <w:rsid w:val="00323E90"/>
    <w:rsid w:val="0032488A"/>
    <w:rsid w:val="003264A5"/>
    <w:rsid w:val="00333CEB"/>
    <w:rsid w:val="0033790A"/>
    <w:rsid w:val="003450E4"/>
    <w:rsid w:val="00357915"/>
    <w:rsid w:val="003600A0"/>
    <w:rsid w:val="0036140B"/>
    <w:rsid w:val="00363F1C"/>
    <w:rsid w:val="00371546"/>
    <w:rsid w:val="003744F2"/>
    <w:rsid w:val="003857CE"/>
    <w:rsid w:val="00391C10"/>
    <w:rsid w:val="00394D61"/>
    <w:rsid w:val="003A4409"/>
    <w:rsid w:val="003B032E"/>
    <w:rsid w:val="003B42E6"/>
    <w:rsid w:val="003B79FD"/>
    <w:rsid w:val="003D453B"/>
    <w:rsid w:val="003E3283"/>
    <w:rsid w:val="003E6E53"/>
    <w:rsid w:val="00414AF7"/>
    <w:rsid w:val="004165FB"/>
    <w:rsid w:val="00417387"/>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40B9"/>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34F1"/>
    <w:rsid w:val="00584474"/>
    <w:rsid w:val="00585B31"/>
    <w:rsid w:val="00594743"/>
    <w:rsid w:val="005A2882"/>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7726"/>
    <w:rsid w:val="00720405"/>
    <w:rsid w:val="00725042"/>
    <w:rsid w:val="00733DAE"/>
    <w:rsid w:val="007506E4"/>
    <w:rsid w:val="00750941"/>
    <w:rsid w:val="007625E6"/>
    <w:rsid w:val="00763362"/>
    <w:rsid w:val="0077474E"/>
    <w:rsid w:val="00782464"/>
    <w:rsid w:val="00786FC9"/>
    <w:rsid w:val="007875D5"/>
    <w:rsid w:val="00787812"/>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41990"/>
    <w:rsid w:val="009528BF"/>
    <w:rsid w:val="0095434C"/>
    <w:rsid w:val="00956AD8"/>
    <w:rsid w:val="00957D2B"/>
    <w:rsid w:val="00991EC0"/>
    <w:rsid w:val="009A2A92"/>
    <w:rsid w:val="009A3311"/>
    <w:rsid w:val="009A722C"/>
    <w:rsid w:val="009B5757"/>
    <w:rsid w:val="009C1228"/>
    <w:rsid w:val="009C3CAA"/>
    <w:rsid w:val="009C66F2"/>
    <w:rsid w:val="00A00A04"/>
    <w:rsid w:val="00A02055"/>
    <w:rsid w:val="00A02432"/>
    <w:rsid w:val="00A12741"/>
    <w:rsid w:val="00A17972"/>
    <w:rsid w:val="00A252FE"/>
    <w:rsid w:val="00A256C9"/>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2452"/>
    <w:rsid w:val="00AF625D"/>
    <w:rsid w:val="00B039FD"/>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35152"/>
    <w:rsid w:val="00C41697"/>
    <w:rsid w:val="00C43D57"/>
    <w:rsid w:val="00C46694"/>
    <w:rsid w:val="00C53AAC"/>
    <w:rsid w:val="00C57ECB"/>
    <w:rsid w:val="00C60B63"/>
    <w:rsid w:val="00C6584C"/>
    <w:rsid w:val="00C728AC"/>
    <w:rsid w:val="00C81A45"/>
    <w:rsid w:val="00CA577E"/>
    <w:rsid w:val="00CA6587"/>
    <w:rsid w:val="00CB2ED2"/>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A2C45"/>
    <w:rsid w:val="00DC45EA"/>
    <w:rsid w:val="00DC525E"/>
    <w:rsid w:val="00DC52B8"/>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91B72"/>
    <w:rsid w:val="00EA3A58"/>
    <w:rsid w:val="00EB2E49"/>
    <w:rsid w:val="00EB2F4A"/>
    <w:rsid w:val="00EB73AC"/>
    <w:rsid w:val="00ED1E91"/>
    <w:rsid w:val="00ED6EF1"/>
    <w:rsid w:val="00EE5023"/>
    <w:rsid w:val="00EE6145"/>
    <w:rsid w:val="00EE61A1"/>
    <w:rsid w:val="00EF644A"/>
    <w:rsid w:val="00EF78EA"/>
    <w:rsid w:val="00F04479"/>
    <w:rsid w:val="00F06CCF"/>
    <w:rsid w:val="00F12BC2"/>
    <w:rsid w:val="00F239B5"/>
    <w:rsid w:val="00F348E9"/>
    <w:rsid w:val="00F34E93"/>
    <w:rsid w:val="00F356C4"/>
    <w:rsid w:val="00F41F61"/>
    <w:rsid w:val="00F43360"/>
    <w:rsid w:val="00F472A9"/>
    <w:rsid w:val="00F50F3E"/>
    <w:rsid w:val="00F57E98"/>
    <w:rsid w:val="00F66CB6"/>
    <w:rsid w:val="00F70659"/>
    <w:rsid w:val="00F71D25"/>
    <w:rsid w:val="00F9237A"/>
    <w:rsid w:val="00FA0339"/>
    <w:rsid w:val="00FA079E"/>
    <w:rsid w:val="00FA379B"/>
    <w:rsid w:val="00FD0DFB"/>
    <w:rsid w:val="00FE3000"/>
    <w:rsid w:val="01296B4C"/>
    <w:rsid w:val="017F2C51"/>
    <w:rsid w:val="044201B1"/>
    <w:rsid w:val="06B40785"/>
    <w:rsid w:val="0F2E72B8"/>
    <w:rsid w:val="1354637E"/>
    <w:rsid w:val="141428CB"/>
    <w:rsid w:val="146A3B4B"/>
    <w:rsid w:val="196D36B1"/>
    <w:rsid w:val="1A703458"/>
    <w:rsid w:val="1A7D33A7"/>
    <w:rsid w:val="1B0E4803"/>
    <w:rsid w:val="1B5E017E"/>
    <w:rsid w:val="1D523E7D"/>
    <w:rsid w:val="23542924"/>
    <w:rsid w:val="24120CAE"/>
    <w:rsid w:val="25DD4507"/>
    <w:rsid w:val="26650D50"/>
    <w:rsid w:val="2B7E2556"/>
    <w:rsid w:val="2C0D41DD"/>
    <w:rsid w:val="2C9D121A"/>
    <w:rsid w:val="2DFA312E"/>
    <w:rsid w:val="2EB27BA3"/>
    <w:rsid w:val="306A4DF7"/>
    <w:rsid w:val="3252770D"/>
    <w:rsid w:val="34790D04"/>
    <w:rsid w:val="3B5962B2"/>
    <w:rsid w:val="3CC732C3"/>
    <w:rsid w:val="3EFFCB64"/>
    <w:rsid w:val="3F4EBA03"/>
    <w:rsid w:val="3F862E62"/>
    <w:rsid w:val="417D5693"/>
    <w:rsid w:val="420F20C6"/>
    <w:rsid w:val="45A32E70"/>
    <w:rsid w:val="4839282C"/>
    <w:rsid w:val="48B42EB6"/>
    <w:rsid w:val="4A216F28"/>
    <w:rsid w:val="4EE1503F"/>
    <w:rsid w:val="53ED2AC9"/>
    <w:rsid w:val="595D4AC8"/>
    <w:rsid w:val="5B3C4CAB"/>
    <w:rsid w:val="5EAD4EBF"/>
    <w:rsid w:val="5ED5320D"/>
    <w:rsid w:val="5FDF7A39"/>
    <w:rsid w:val="644E2FFB"/>
    <w:rsid w:val="64BD5853"/>
    <w:rsid w:val="663D441D"/>
    <w:rsid w:val="68AB67DA"/>
    <w:rsid w:val="69F74570"/>
    <w:rsid w:val="6B647EE4"/>
    <w:rsid w:val="6BE45668"/>
    <w:rsid w:val="6D4631EC"/>
    <w:rsid w:val="6DEF5D49"/>
    <w:rsid w:val="6EFD16CE"/>
    <w:rsid w:val="6F452DE2"/>
    <w:rsid w:val="6FBE7681"/>
    <w:rsid w:val="720A320D"/>
    <w:rsid w:val="72CB764A"/>
    <w:rsid w:val="75DB5D93"/>
    <w:rsid w:val="79191EC3"/>
    <w:rsid w:val="7A450D64"/>
    <w:rsid w:val="7B605DDE"/>
    <w:rsid w:val="7CC24061"/>
    <w:rsid w:val="7D717D97"/>
    <w:rsid w:val="7F7202CE"/>
    <w:rsid w:val="B0EB1DB6"/>
    <w:rsid w:val="B5FF56F4"/>
    <w:rsid w:val="DDFF0547"/>
    <w:rsid w:val="F9BD9D30"/>
    <w:rsid w:val="FDFA2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adjustRightInd w:val="0"/>
      <w:spacing w:line="360" w:lineRule="atLeast"/>
      <w:textAlignment w:val="baseline"/>
      <w:outlineLvl w:val="0"/>
    </w:pPr>
    <w:rPr>
      <w:rFonts w:eastAsia="黑体"/>
      <w:b/>
      <w:sz w:val="32"/>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3"/>
    <w:qFormat/>
    <w:uiPriority w:val="0"/>
    <w:pPr>
      <w:keepNext/>
      <w:keepLines/>
      <w:spacing w:before="260" w:after="260" w:line="416" w:lineRule="auto"/>
      <w:outlineLvl w:val="2"/>
    </w:pPr>
    <w:rPr>
      <w:rFonts w:eastAsia="黑体"/>
      <w:b/>
      <w:bCs/>
      <w:sz w:val="28"/>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annotation text"/>
    <w:basedOn w:val="1"/>
    <w:semiHidden/>
    <w:unhideWhenUsed/>
    <w:qFormat/>
    <w:uiPriority w:val="0"/>
    <w:pPr>
      <w:jc w:val="left"/>
    </w:pPr>
  </w:style>
  <w:style w:type="paragraph" w:styleId="7">
    <w:name w:val="toc 3"/>
    <w:basedOn w:val="1"/>
    <w:next w:val="1"/>
    <w:semiHidden/>
    <w:qFormat/>
    <w:uiPriority w:val="0"/>
    <w:pPr>
      <w:ind w:left="840" w:leftChars="400"/>
    </w:pPr>
  </w:style>
  <w:style w:type="paragraph" w:styleId="8">
    <w:name w:val="Date"/>
    <w:basedOn w:val="1"/>
    <w:next w:val="1"/>
    <w:qFormat/>
    <w:uiPriority w:val="0"/>
    <w:pPr>
      <w:ind w:left="100" w:leftChars="2500"/>
    </w:pPr>
  </w:style>
  <w:style w:type="paragraph" w:styleId="9">
    <w:name w:val="Balloon Text"/>
    <w:basedOn w:val="1"/>
    <w:semiHidden/>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tabs>
        <w:tab w:val="right" w:leader="dot" w:pos="8296"/>
      </w:tabs>
      <w:spacing w:before="240" w:line="240" w:lineRule="exact"/>
      <w:jc w:val="center"/>
    </w:pPr>
  </w:style>
  <w:style w:type="paragraph" w:styleId="13">
    <w:name w:val="footnote text"/>
    <w:basedOn w:val="1"/>
    <w:semiHidden/>
    <w:unhideWhenUsed/>
    <w:qFormat/>
    <w:uiPriority w:val="0"/>
    <w:pPr>
      <w:snapToGrid w:val="0"/>
      <w:jc w:val="left"/>
    </w:pPr>
    <w:rPr>
      <w:sz w:val="18"/>
    </w:rPr>
  </w:style>
  <w:style w:type="paragraph" w:styleId="14">
    <w:name w:val="toc 2"/>
    <w:basedOn w:val="1"/>
    <w:next w:val="1"/>
    <w:semiHidden/>
    <w:qFormat/>
    <w:uiPriority w:val="0"/>
    <w:pPr>
      <w:tabs>
        <w:tab w:val="right" w:leader="dot" w:pos="8296"/>
      </w:tabs>
      <w:spacing w:line="480" w:lineRule="exact"/>
      <w:ind w:left="420" w:leftChars="200"/>
      <w:jc w:val="distribute"/>
    </w:p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Hyperlink"/>
    <w:basedOn w:val="18"/>
    <w:qFormat/>
    <w:uiPriority w:val="0"/>
    <w:rPr>
      <w:color w:val="000066"/>
      <w:u w:val="single"/>
    </w:rPr>
  </w:style>
  <w:style w:type="character" w:styleId="21">
    <w:name w:val="footnote reference"/>
    <w:basedOn w:val="18"/>
    <w:semiHidden/>
    <w:unhideWhenUsed/>
    <w:qFormat/>
    <w:uiPriority w:val="0"/>
    <w:rPr>
      <w:vertAlign w:val="superscript"/>
    </w:rPr>
  </w:style>
  <w:style w:type="character" w:customStyle="1" w:styleId="22">
    <w:name w:val="tpc_content1"/>
    <w:basedOn w:val="18"/>
    <w:qFormat/>
    <w:uiPriority w:val="0"/>
    <w:rPr>
      <w:sz w:val="18"/>
      <w:szCs w:val="18"/>
    </w:rPr>
  </w:style>
  <w:style w:type="character" w:customStyle="1" w:styleId="23">
    <w:name w:val="txt41"/>
    <w:basedOn w:val="18"/>
    <w:qFormat/>
    <w:uiPriority w:val="0"/>
    <w:rPr>
      <w:color w:val="000000"/>
      <w:sz w:val="30"/>
      <w:szCs w:val="30"/>
      <w:bdr w:val="single" w:color="000000" w:sz="6" w:space="0"/>
    </w:rPr>
  </w:style>
  <w:style w:type="character" w:customStyle="1" w:styleId="24">
    <w:name w:val="px14"/>
    <w:basedOn w:val="18"/>
    <w:qFormat/>
    <w:uiPriority w:val="0"/>
  </w:style>
  <w:style w:type="character" w:customStyle="1" w:styleId="25">
    <w:name w:val="red1"/>
    <w:basedOn w:val="18"/>
    <w:qFormat/>
    <w:uiPriority w:val="0"/>
    <w:rPr>
      <w:color w:val="E30202"/>
    </w:rPr>
  </w:style>
  <w:style w:type="character" w:customStyle="1" w:styleId="26">
    <w:name w:val="ct1"/>
    <w:basedOn w:val="18"/>
    <w:qFormat/>
    <w:uiPriority w:val="0"/>
    <w:rPr>
      <w:color w:val="FF0000"/>
    </w:rPr>
  </w:style>
  <w:style w:type="paragraph" w:customStyle="1" w:styleId="27">
    <w:name w:val="Style Heading 1 + 黑体 三号"/>
    <w:basedOn w:val="2"/>
    <w:qFormat/>
    <w:uiPriority w:val="0"/>
    <w:rPr>
      <w:rFonts w:ascii="黑体" w:hAnsi="黑体"/>
      <w:bCs/>
    </w:rPr>
  </w:style>
  <w:style w:type="paragraph" w:customStyle="1" w:styleId="28">
    <w:name w:val="Style Heading 2 + 黑体 小三 Not Bold"/>
    <w:basedOn w:val="3"/>
    <w:link w:val="30"/>
    <w:qFormat/>
    <w:uiPriority w:val="0"/>
    <w:rPr>
      <w:rFonts w:ascii="黑体" w:hAnsi="黑体"/>
      <w:bCs w:val="0"/>
      <w:sz w:val="30"/>
    </w:rPr>
  </w:style>
  <w:style w:type="character" w:customStyle="1" w:styleId="29">
    <w:name w:val="标题 2 字符"/>
    <w:basedOn w:val="18"/>
    <w:link w:val="3"/>
    <w:qFormat/>
    <w:uiPriority w:val="0"/>
    <w:rPr>
      <w:rFonts w:ascii="Arial" w:hAnsi="Arial" w:eastAsia="黑体"/>
      <w:b/>
      <w:bCs/>
      <w:kern w:val="2"/>
      <w:sz w:val="32"/>
      <w:szCs w:val="32"/>
      <w:lang w:val="en-US" w:eastAsia="zh-CN" w:bidi="ar-SA"/>
    </w:rPr>
  </w:style>
  <w:style w:type="character" w:customStyle="1" w:styleId="30">
    <w:name w:val="Style Heading 2 + 黑体 小三 Not Bold Char"/>
    <w:basedOn w:val="29"/>
    <w:link w:val="28"/>
    <w:qFormat/>
    <w:uiPriority w:val="0"/>
    <w:rPr>
      <w:rFonts w:ascii="黑体" w:hAnsi="黑体" w:eastAsia="黑体"/>
      <w:kern w:val="2"/>
      <w:sz w:val="30"/>
      <w:szCs w:val="32"/>
      <w:lang w:val="en-US" w:eastAsia="zh-CN" w:bidi="ar-SA"/>
    </w:rPr>
  </w:style>
  <w:style w:type="paragraph" w:customStyle="1" w:styleId="31">
    <w:name w:val="Style Heading 3 + 四号"/>
    <w:basedOn w:val="4"/>
    <w:qFormat/>
    <w:uiPriority w:val="0"/>
  </w:style>
  <w:style w:type="paragraph" w:customStyle="1" w:styleId="32">
    <w:name w:val="Style Heading 3 + 黑体 小三"/>
    <w:basedOn w:val="4"/>
    <w:link w:val="34"/>
    <w:qFormat/>
    <w:uiPriority w:val="0"/>
    <w:rPr>
      <w:rFonts w:ascii="黑体" w:hAnsi="黑体"/>
    </w:rPr>
  </w:style>
  <w:style w:type="character" w:customStyle="1" w:styleId="33">
    <w:name w:val="标题 3 字符"/>
    <w:basedOn w:val="18"/>
    <w:link w:val="4"/>
    <w:qFormat/>
    <w:uiPriority w:val="0"/>
    <w:rPr>
      <w:rFonts w:eastAsia="黑体"/>
      <w:b/>
      <w:bCs/>
      <w:kern w:val="2"/>
      <w:sz w:val="28"/>
      <w:szCs w:val="32"/>
      <w:lang w:val="en-US" w:eastAsia="zh-CN" w:bidi="ar-SA"/>
    </w:rPr>
  </w:style>
  <w:style w:type="character" w:customStyle="1" w:styleId="34">
    <w:name w:val="Style Heading 3 + 黑体 小三 Char"/>
    <w:basedOn w:val="33"/>
    <w:link w:val="32"/>
    <w:qFormat/>
    <w:uiPriority w:val="0"/>
    <w:rPr>
      <w:rFonts w:ascii="黑体" w:hAnsi="黑体" w:eastAsia="黑体"/>
      <w:kern w:val="2"/>
      <w:sz w:val="28"/>
      <w:szCs w:val="32"/>
      <w:lang w:val="en-US" w:eastAsia="zh-CN" w:bidi="ar-SA"/>
    </w:rPr>
  </w:style>
  <w:style w:type="paragraph" w:customStyle="1" w:styleId="35">
    <w:name w:val="汉字章标题"/>
    <w:basedOn w:val="2"/>
    <w:qFormat/>
    <w:uiPriority w:val="0"/>
    <w:pPr>
      <w:numPr>
        <w:ilvl w:val="0"/>
        <w:numId w:val="1"/>
      </w:numPr>
      <w:spacing w:before="150" w:beforeLines="150" w:after="50" w:afterLines="50"/>
    </w:pPr>
    <w:rPr>
      <w:rFonts w:eastAsia="华文中宋"/>
      <w:color w:val="auto"/>
      <w:sz w:val="36"/>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摘要标题"/>
    <w:basedOn w:val="1"/>
    <w:qFormat/>
    <w:uiPriority w:val="0"/>
    <w:pPr>
      <w:keepNext/>
      <w:keepLines/>
      <w:tabs>
        <w:tab w:val="left" w:pos="780"/>
      </w:tabs>
      <w:spacing w:before="163" w:beforeLines="50" w:after="163" w:afterLines="50" w:line="240" w:lineRule="auto"/>
      <w:ind w:firstLine="0" w:firstLineChars="0"/>
      <w:jc w:val="center"/>
      <w:outlineLvl w:val="0"/>
    </w:pPr>
    <w:rPr>
      <w:rFonts w:eastAsia="华文中宋" w:cs="Times New Roman"/>
      <w:b/>
      <w:bCs/>
      <w:kern w:val="44"/>
      <w:sz w:val="36"/>
      <w:szCs w:val="44"/>
    </w:rPr>
  </w:style>
  <w:style w:type="paragraph" w:styleId="4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43</Pages>
  <Words>10756</Words>
  <Characters>15442</Characters>
  <Lines>31</Lines>
  <Paragraphs>8</Paragraphs>
  <TotalTime>163</TotalTime>
  <ScaleCrop>false</ScaleCrop>
  <LinksUpToDate>false</LinksUpToDate>
  <CharactersWithSpaces>16724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2022-08-26T19:00:00Z</dcterms:created>
  <dc:creator>User</dc:creator>
  <cp:lastModifiedBy>Zzzzzzzz.h</cp:lastModifiedBy>
  <cp:lastPrinted>2023-04-26T17:55:00Z</cp:lastPrinted>
  <dcterms:modified xsi:type="dcterms:W3CDTF">2026-06-02T17:15:03Z</dcterms:modified>
  <dc:title>深 圳 大 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90D923CF317140FC93360E69AB3BB305_13</vt:lpwstr>
  </property>
  <property fmtid="{D5CDD505-2E9C-101B-9397-08002B2CF9AE}" pid="4" name="KSOTemplateDocerSaveRecord">
    <vt:lpwstr>eyJoZGlkIjoiYzAyNmY3MDdjOTFjYWRlMDJjNWUyOTExNWNmZGQ3YmYiLCJ1c2VySWQiOiIyNDQ3NTgwNDgifQ==</vt:lpwstr>
  </property>
</Properties>
</file>