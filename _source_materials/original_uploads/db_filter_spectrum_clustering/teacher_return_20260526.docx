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01161">
      <w:pPr>
        <w:jc w:val="center"/>
        <w:rPr>
          <w:rFonts w:hint="eastAsia" w:eastAsia="宋体"/>
          <w:color w:val="auto"/>
          <w:lang w:eastAsia="zh-CN"/>
        </w:rPr>
      </w:pPr>
      <w:r>
        <w:drawing>
          <wp:inline distT="0" distB="0" distL="114300" distR="114300">
            <wp:extent cx="4883150" cy="1173480"/>
            <wp:effectExtent l="0" t="0" r="889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6"/>
                    <a:stretch>
                      <a:fillRect/>
                    </a:stretch>
                  </pic:blipFill>
                  <pic:spPr>
                    <a:xfrm>
                      <a:off x="0" y="0"/>
                      <a:ext cx="4883150" cy="1173480"/>
                    </a:xfrm>
                    <a:prstGeom prst="rect">
                      <a:avLst/>
                    </a:prstGeom>
                    <a:noFill/>
                    <a:ln>
                      <a:noFill/>
                    </a:ln>
                  </pic:spPr>
                </pic:pic>
              </a:graphicData>
            </a:graphic>
          </wp:inline>
        </w:drawing>
      </w:r>
    </w:p>
    <w:p w14:paraId="2467D17A">
      <w:pPr>
        <w:jc w:val="center"/>
        <w:rPr>
          <w:rFonts w:hint="eastAsia" w:eastAsia="宋体"/>
          <w:color w:val="auto"/>
          <w:lang w:eastAsia="zh-CN"/>
        </w:rPr>
      </w:pPr>
    </w:p>
    <w:p w14:paraId="7CD2A973">
      <w:pPr>
        <w:jc w:val="center"/>
        <w:rPr>
          <w:rFonts w:hint="eastAsia" w:eastAsia="宋体"/>
          <w:color w:val="auto"/>
          <w:lang w:eastAsia="zh-CN"/>
        </w:rPr>
      </w:pPr>
    </w:p>
    <w:p w14:paraId="55DA306C">
      <w:pPr>
        <w:ind w:firstLine="960"/>
        <w:jc w:val="center"/>
        <w:rPr>
          <w:rFonts w:hint="eastAsia" w:eastAsia="黑体"/>
          <w:sz w:val="56"/>
          <w:szCs w:val="56"/>
        </w:rPr>
      </w:pPr>
    </w:p>
    <w:p w14:paraId="3AC83B6E">
      <w:pPr>
        <w:ind w:firstLine="960"/>
        <w:jc w:val="center"/>
        <w:rPr>
          <w:rFonts w:hint="eastAsia" w:eastAsia="黑体"/>
          <w:sz w:val="56"/>
          <w:szCs w:val="56"/>
        </w:rPr>
      </w:pPr>
      <w:r>
        <w:rPr>
          <w:rFonts w:hint="eastAsia" w:eastAsia="黑体"/>
          <w:sz w:val="56"/>
          <w:szCs w:val="56"/>
        </w:rPr>
        <w:t>本 科 毕 业 论 文（设</w:t>
      </w:r>
      <w:r>
        <w:rPr>
          <w:rFonts w:hint="eastAsia" w:eastAsia="黑体"/>
          <w:sz w:val="56"/>
          <w:szCs w:val="56"/>
          <w:lang w:val="en-US" w:eastAsia="zh-CN"/>
        </w:rPr>
        <w:t xml:space="preserve"> </w:t>
      </w:r>
      <w:r>
        <w:rPr>
          <w:rFonts w:hint="eastAsia" w:eastAsia="黑体"/>
          <w:sz w:val="56"/>
          <w:szCs w:val="56"/>
        </w:rPr>
        <w:t>计）</w:t>
      </w:r>
    </w:p>
    <w:p w14:paraId="1D4BEB29">
      <w:pPr>
        <w:ind w:firstLine="960"/>
        <w:jc w:val="center"/>
        <w:rPr>
          <w:rFonts w:hint="eastAsia" w:eastAsia="黑体"/>
          <w:sz w:val="48"/>
        </w:rPr>
      </w:pPr>
    </w:p>
    <w:p w14:paraId="25C5B062">
      <w:pPr>
        <w:keepNext w:val="0"/>
        <w:keepLines w:val="0"/>
        <w:pageBreakBefore w:val="0"/>
        <w:widowControl w:val="0"/>
        <w:kinsoku/>
        <w:wordWrap/>
        <w:overflowPunct/>
        <w:topLinePunct w:val="0"/>
        <w:autoSpaceDE/>
        <w:autoSpaceDN/>
        <w:bidi w:val="0"/>
        <w:adjustRightInd/>
        <w:snapToGrid/>
        <w:spacing w:line="360" w:lineRule="auto"/>
        <w:ind w:firstLine="960"/>
        <w:jc w:val="center"/>
        <w:textAlignment w:val="auto"/>
        <w:rPr>
          <w:rFonts w:hint="eastAsia" w:eastAsia="黑体"/>
          <w:sz w:val="48"/>
        </w:rPr>
      </w:pPr>
    </w:p>
    <w:p w14:paraId="0612FECE">
      <w:pPr>
        <w:keepNext w:val="0"/>
        <w:keepLines w:val="0"/>
        <w:pageBreakBefore w:val="0"/>
        <w:widowControl w:val="0"/>
        <w:kinsoku/>
        <w:wordWrap/>
        <w:overflowPunct/>
        <w:topLinePunct w:val="0"/>
        <w:autoSpaceDE/>
        <w:autoSpaceDN/>
        <w:bidi w:val="0"/>
        <w:adjustRightInd/>
        <w:snapToGrid/>
        <w:spacing w:line="360" w:lineRule="auto"/>
        <w:ind w:firstLine="640"/>
        <w:jc w:val="center"/>
        <w:textAlignment w:val="auto"/>
        <w:rPr>
          <w:rFonts w:hint="eastAsia" w:ascii="楷体" w:hAnsi="楷体" w:eastAsia="楷体" w:cs="楷体"/>
          <w:b/>
          <w:bCs/>
          <w:spacing w:val="30"/>
          <w:kern w:val="10"/>
          <w:sz w:val="44"/>
          <w:szCs w:val="44"/>
          <w:lang w:val="en-US" w:eastAsia="zh-CN"/>
        </w:rPr>
      </w:pPr>
      <w:r>
        <w:rPr>
          <w:rFonts w:hint="eastAsia" w:ascii="楷体" w:hAnsi="楷体" w:eastAsia="楷体" w:cs="楷体"/>
          <w:b/>
          <w:bCs/>
          <w:spacing w:val="30"/>
          <w:kern w:val="10"/>
          <w:sz w:val="44"/>
          <w:szCs w:val="44"/>
          <w:lang w:val="en-US" w:eastAsia="zh-CN"/>
        </w:rPr>
        <w:t>基于数据库过滤的谱图聚类算法设计</w:t>
      </w:r>
    </w:p>
    <w:p w14:paraId="1FC3AD18">
      <w:pPr>
        <w:keepNext w:val="0"/>
        <w:keepLines w:val="0"/>
        <w:pageBreakBefore w:val="0"/>
        <w:widowControl w:val="0"/>
        <w:kinsoku/>
        <w:wordWrap/>
        <w:overflowPunct/>
        <w:topLinePunct w:val="0"/>
        <w:autoSpaceDE/>
        <w:autoSpaceDN/>
        <w:bidi w:val="0"/>
        <w:adjustRightInd/>
        <w:snapToGrid/>
        <w:spacing w:line="360" w:lineRule="auto"/>
        <w:ind w:firstLine="640"/>
        <w:jc w:val="center"/>
        <w:textAlignment w:val="auto"/>
        <w:rPr>
          <w:rFonts w:hint="eastAsia" w:ascii="楷体" w:hAnsi="楷体" w:eastAsia="楷体" w:cs="楷体"/>
          <w:b w:val="0"/>
          <w:color w:val="FF0000"/>
          <w:kern w:val="2"/>
          <w:sz w:val="40"/>
          <w:szCs w:val="40"/>
          <w:lang w:val="en-US" w:eastAsia="zh-CN" w:bidi="ar-SA"/>
        </w:rPr>
      </w:pPr>
    </w:p>
    <w:p w14:paraId="505DD84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color w:val="FF0000"/>
          <w:kern w:val="2"/>
          <w:sz w:val="24"/>
          <w:szCs w:val="24"/>
          <w:lang w:val="en-US" w:eastAsia="zh-CN" w:bidi="ar-SA"/>
        </w:rPr>
      </w:pPr>
    </w:p>
    <w:p w14:paraId="05BFF26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val="0"/>
          <w:color w:val="FF0000"/>
          <w:kern w:val="2"/>
          <w:sz w:val="24"/>
          <w:szCs w:val="24"/>
          <w:lang w:val="en-US" w:eastAsia="zh-CN" w:bidi="ar-SA"/>
        </w:rPr>
      </w:pPr>
    </w:p>
    <w:p w14:paraId="7E814CA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color w:val="FF0000"/>
          <w:kern w:val="2"/>
          <w:sz w:val="24"/>
          <w:szCs w:val="24"/>
          <w:lang w:val="en-US" w:eastAsia="zh-CN" w:bidi="ar-SA"/>
        </w:rPr>
      </w:pPr>
    </w:p>
    <w:tbl>
      <w:tblPr>
        <w:tblStyle w:val="16"/>
        <w:tblW w:w="6697"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4"/>
        <w:gridCol w:w="4793"/>
      </w:tblGrid>
      <w:tr w14:paraId="5318375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14:paraId="14247D6B">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姓名</w:t>
            </w:r>
            <w:r>
              <w:rPr>
                <w:rFonts w:eastAsia="黑体" w:cs="Times New Roman"/>
                <w:spacing w:val="30"/>
                <w:kern w:val="10"/>
                <w:sz w:val="32"/>
                <w:szCs w:val="32"/>
              </w:rPr>
              <w:t xml:space="preserve"> </w:t>
            </w:r>
          </w:p>
        </w:tc>
        <w:tc>
          <w:tcPr>
            <w:tcW w:w="4793" w:type="dxa"/>
            <w:tcBorders>
              <w:bottom w:val="single" w:color="auto" w:sz="4" w:space="0"/>
            </w:tcBorders>
            <w:noWrap w:val="0"/>
            <w:vAlign w:val="bottom"/>
          </w:tcPr>
          <w:p w14:paraId="18039A68">
            <w:pPr>
              <w:spacing w:line="600" w:lineRule="exact"/>
              <w:ind w:firstLine="0" w:firstLineChars="0"/>
              <w:jc w:val="center"/>
              <w:rPr>
                <w:rFonts w:hint="default" w:eastAsia="楷体" w:cs="Times New Roman"/>
                <w:b/>
                <w:bCs/>
                <w:spacing w:val="30"/>
                <w:kern w:val="10"/>
                <w:sz w:val="32"/>
                <w:szCs w:val="24"/>
                <w:lang w:val="en-US" w:eastAsia="zh-CN"/>
              </w:rPr>
            </w:pPr>
            <w:r>
              <w:rPr>
                <w:rFonts w:hint="eastAsia" w:eastAsia="楷体" w:cs="Times New Roman"/>
                <w:b/>
                <w:bCs/>
                <w:spacing w:val="30"/>
                <w:kern w:val="10"/>
                <w:sz w:val="32"/>
                <w:szCs w:val="24"/>
                <w:lang w:val="en-US" w:eastAsia="zh-CN"/>
              </w:rPr>
              <w:t>李姿坤</w:t>
            </w:r>
          </w:p>
        </w:tc>
      </w:tr>
      <w:tr w14:paraId="22A34E5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14:paraId="39DEDF53">
            <w:pPr>
              <w:spacing w:line="600" w:lineRule="exact"/>
              <w:ind w:firstLine="0" w:firstLineChars="0"/>
              <w:jc w:val="distribute"/>
              <w:rPr>
                <w:rFonts w:hint="eastAsia" w:eastAsia="黑体" w:cs="Times New Roman"/>
                <w:spacing w:val="30"/>
                <w:kern w:val="10"/>
                <w:sz w:val="32"/>
                <w:szCs w:val="32"/>
                <w:lang w:eastAsia="zh-CN"/>
              </w:rPr>
            </w:pPr>
            <w:r>
              <w:rPr>
                <w:rFonts w:hint="eastAsia" w:eastAsia="黑体" w:cs="Times New Roman"/>
                <w:spacing w:val="30"/>
                <w:kern w:val="10"/>
                <w:sz w:val="32"/>
                <w:szCs w:val="32"/>
                <w:lang w:val="en-US" w:eastAsia="zh-CN"/>
              </w:rPr>
              <w:t>院系</w:t>
            </w:r>
          </w:p>
        </w:tc>
        <w:tc>
          <w:tcPr>
            <w:tcW w:w="4793" w:type="dxa"/>
            <w:tcBorders>
              <w:top w:val="single" w:color="auto" w:sz="4" w:space="0"/>
              <w:bottom w:val="single" w:color="auto" w:sz="4" w:space="0"/>
            </w:tcBorders>
            <w:noWrap w:val="0"/>
            <w:vAlign w:val="bottom"/>
          </w:tcPr>
          <w:p w14:paraId="5B1E1F31">
            <w:pPr>
              <w:spacing w:line="600" w:lineRule="exact"/>
              <w:ind w:firstLine="0" w:firstLineChars="0"/>
              <w:jc w:val="center"/>
              <w:rPr>
                <w:rFonts w:hint="default" w:eastAsia="楷体" w:cs="Times New Roman"/>
                <w:b/>
                <w:bCs/>
                <w:spacing w:val="30"/>
                <w:kern w:val="10"/>
                <w:sz w:val="32"/>
                <w:szCs w:val="24"/>
                <w:lang w:val="en-US" w:eastAsia="zh-CN"/>
              </w:rPr>
            </w:pPr>
            <w:r>
              <w:rPr>
                <w:rFonts w:hint="eastAsia" w:eastAsia="楷体" w:cs="Times New Roman"/>
                <w:b/>
                <w:bCs/>
                <w:spacing w:val="30"/>
                <w:kern w:val="10"/>
                <w:sz w:val="32"/>
                <w:szCs w:val="24"/>
                <w:lang w:val="en-US" w:eastAsia="zh-CN"/>
              </w:rPr>
              <w:t>工程系</w:t>
            </w:r>
          </w:p>
        </w:tc>
      </w:tr>
      <w:tr w14:paraId="58C3ED8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14:paraId="54D27BAC">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专业</w:t>
            </w:r>
          </w:p>
        </w:tc>
        <w:tc>
          <w:tcPr>
            <w:tcW w:w="4793" w:type="dxa"/>
            <w:tcBorders>
              <w:top w:val="single" w:color="auto" w:sz="4" w:space="0"/>
              <w:bottom w:val="single" w:color="auto" w:sz="4" w:space="0"/>
            </w:tcBorders>
            <w:noWrap w:val="0"/>
            <w:vAlign w:val="bottom"/>
          </w:tcPr>
          <w:p w14:paraId="4EF03D98">
            <w:pPr>
              <w:spacing w:line="600" w:lineRule="exact"/>
              <w:ind w:firstLine="0" w:firstLineChars="0"/>
              <w:jc w:val="center"/>
              <w:rPr>
                <w:rFonts w:hint="default" w:eastAsia="楷体" w:cs="Times New Roman"/>
                <w:b/>
                <w:bCs/>
                <w:spacing w:val="30"/>
                <w:kern w:val="10"/>
                <w:sz w:val="32"/>
                <w:szCs w:val="24"/>
                <w:lang w:val="en-US" w:eastAsia="zh-CN"/>
              </w:rPr>
            </w:pPr>
            <w:r>
              <w:rPr>
                <w:rFonts w:hint="eastAsia" w:eastAsia="楷体" w:cs="Times New Roman"/>
                <w:b/>
                <w:bCs/>
                <w:spacing w:val="30"/>
                <w:kern w:val="10"/>
                <w:sz w:val="32"/>
                <w:szCs w:val="24"/>
                <w:lang w:val="en-US" w:eastAsia="zh-CN"/>
              </w:rPr>
              <w:t>电子与计算机工程</w:t>
            </w:r>
          </w:p>
        </w:tc>
      </w:tr>
      <w:tr w14:paraId="05EB75F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14:paraId="530C82A7">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学号</w:t>
            </w:r>
          </w:p>
        </w:tc>
        <w:tc>
          <w:tcPr>
            <w:tcW w:w="4793" w:type="dxa"/>
            <w:tcBorders>
              <w:top w:val="single" w:color="auto" w:sz="4" w:space="0"/>
              <w:bottom w:val="single" w:color="auto" w:sz="4" w:space="0"/>
            </w:tcBorders>
            <w:noWrap w:val="0"/>
            <w:vAlign w:val="bottom"/>
          </w:tcPr>
          <w:p w14:paraId="0BA9E2A6">
            <w:pPr>
              <w:spacing w:line="600" w:lineRule="exact"/>
              <w:ind w:firstLine="0" w:firstLineChars="0"/>
              <w:jc w:val="center"/>
              <w:rPr>
                <w:rFonts w:eastAsia="楷体" w:cs="Times New Roman"/>
                <w:b/>
                <w:bCs/>
                <w:spacing w:val="30"/>
                <w:kern w:val="10"/>
                <w:sz w:val="32"/>
                <w:szCs w:val="24"/>
              </w:rPr>
            </w:pPr>
            <w:r>
              <w:rPr>
                <w:rFonts w:hint="eastAsia" w:eastAsia="楷体" w:cs="Times New Roman"/>
                <w:b/>
                <w:bCs/>
                <w:spacing w:val="30"/>
                <w:kern w:val="10"/>
                <w:sz w:val="32"/>
                <w:szCs w:val="24"/>
                <w:lang w:val="en-US" w:eastAsia="zh-CN"/>
              </w:rPr>
              <w:t>1120220447</w:t>
            </w:r>
          </w:p>
        </w:tc>
      </w:tr>
      <w:tr w14:paraId="7E9C22B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14:paraId="2209166E">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指导教师</w:t>
            </w:r>
          </w:p>
        </w:tc>
        <w:tc>
          <w:tcPr>
            <w:tcW w:w="4793" w:type="dxa"/>
            <w:tcBorders>
              <w:top w:val="single" w:color="auto" w:sz="4" w:space="0"/>
              <w:bottom w:val="single" w:color="auto" w:sz="4" w:space="0"/>
            </w:tcBorders>
            <w:noWrap w:val="0"/>
            <w:vAlign w:val="bottom"/>
          </w:tcPr>
          <w:p w14:paraId="774928E7">
            <w:pPr>
              <w:spacing w:line="600" w:lineRule="exact"/>
              <w:ind w:firstLine="0" w:firstLineChars="0"/>
              <w:jc w:val="center"/>
              <w:rPr>
                <w:rFonts w:eastAsia="楷体" w:cs="Times New Roman"/>
                <w:b/>
                <w:bCs/>
                <w:spacing w:val="30"/>
                <w:kern w:val="10"/>
                <w:sz w:val="32"/>
                <w:szCs w:val="24"/>
              </w:rPr>
            </w:pPr>
            <w:r>
              <w:rPr>
                <w:rFonts w:hint="eastAsia" w:eastAsia="楷体" w:cs="Times New Roman"/>
                <w:b/>
                <w:bCs/>
                <w:spacing w:val="30"/>
                <w:kern w:val="10"/>
                <w:sz w:val="32"/>
                <w:szCs w:val="24"/>
                <w:lang w:val="en-US" w:eastAsia="zh-CN"/>
              </w:rPr>
              <w:t>詹朝惠</w:t>
            </w:r>
          </w:p>
        </w:tc>
      </w:tr>
      <w:tr w14:paraId="6211202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noWrap w:val="0"/>
            <w:vAlign w:val="bottom"/>
          </w:tcPr>
          <w:p w14:paraId="37457C85">
            <w:pPr>
              <w:spacing w:line="600" w:lineRule="exact"/>
              <w:ind w:firstLine="0" w:firstLineChars="0"/>
              <w:jc w:val="distribute"/>
              <w:rPr>
                <w:rFonts w:eastAsia="黑体" w:cs="Times New Roman"/>
                <w:spacing w:val="30"/>
                <w:kern w:val="10"/>
                <w:sz w:val="32"/>
                <w:szCs w:val="32"/>
              </w:rPr>
            </w:pPr>
            <w:r>
              <w:rPr>
                <w:rFonts w:hint="eastAsia" w:eastAsia="黑体" w:cs="Times New Roman"/>
                <w:spacing w:val="30"/>
                <w:kern w:val="10"/>
                <w:sz w:val="32"/>
                <w:szCs w:val="32"/>
              </w:rPr>
              <w:t>职称</w:t>
            </w:r>
          </w:p>
        </w:tc>
        <w:tc>
          <w:tcPr>
            <w:tcW w:w="4793" w:type="dxa"/>
            <w:tcBorders>
              <w:top w:val="single" w:color="auto" w:sz="4" w:space="0"/>
              <w:bottom w:val="single" w:color="auto" w:sz="4" w:space="0"/>
            </w:tcBorders>
            <w:noWrap w:val="0"/>
            <w:vAlign w:val="bottom"/>
          </w:tcPr>
          <w:p w14:paraId="76CE5AF8">
            <w:pPr>
              <w:spacing w:line="600" w:lineRule="exact"/>
              <w:ind w:firstLine="0" w:firstLineChars="0"/>
              <w:jc w:val="center"/>
              <w:rPr>
                <w:rFonts w:eastAsia="楷体" w:cs="Times New Roman"/>
                <w:b/>
                <w:bCs/>
                <w:spacing w:val="30"/>
                <w:kern w:val="10"/>
                <w:sz w:val="32"/>
                <w:szCs w:val="24"/>
              </w:rPr>
            </w:pPr>
            <w:r>
              <w:rPr>
                <w:rFonts w:hint="eastAsia" w:eastAsia="楷体" w:cs="Times New Roman"/>
                <w:b/>
                <w:bCs/>
                <w:spacing w:val="30"/>
                <w:kern w:val="10"/>
                <w:sz w:val="32"/>
                <w:szCs w:val="24"/>
                <w:lang w:val="en-US" w:eastAsia="zh-CN"/>
              </w:rPr>
              <w:t>副教授</w:t>
            </w:r>
          </w:p>
        </w:tc>
      </w:tr>
      <w:tr w14:paraId="4F43A95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tcBorders>
              <w:bottom w:val="nil"/>
            </w:tcBorders>
            <w:noWrap w:val="0"/>
            <w:vAlign w:val="bottom"/>
          </w:tcPr>
          <w:p w14:paraId="27D77C40">
            <w:pPr>
              <w:spacing w:line="600" w:lineRule="exact"/>
              <w:ind w:firstLine="0" w:firstLineChars="0"/>
              <w:jc w:val="distribute"/>
              <w:rPr>
                <w:rFonts w:hint="default" w:eastAsia="黑体" w:cs="Times New Roman"/>
                <w:spacing w:val="30"/>
                <w:kern w:val="10"/>
                <w:sz w:val="32"/>
                <w:szCs w:val="32"/>
                <w:lang w:val="en-US" w:eastAsia="zh-CN"/>
              </w:rPr>
            </w:pPr>
            <w:r>
              <w:rPr>
                <w:rFonts w:hint="eastAsia" w:eastAsia="黑体" w:cs="Times New Roman"/>
                <w:spacing w:val="30"/>
                <w:kern w:val="10"/>
                <w:sz w:val="32"/>
                <w:szCs w:val="32"/>
                <w:lang w:val="en-US" w:eastAsia="zh-CN"/>
              </w:rPr>
              <w:t>提交日期</w:t>
            </w:r>
          </w:p>
        </w:tc>
        <w:tc>
          <w:tcPr>
            <w:tcW w:w="4793" w:type="dxa"/>
            <w:tcBorders>
              <w:top w:val="single" w:color="auto" w:sz="4" w:space="0"/>
              <w:bottom w:val="single" w:color="auto" w:sz="4" w:space="0"/>
            </w:tcBorders>
            <w:noWrap w:val="0"/>
            <w:vAlign w:val="bottom"/>
          </w:tcPr>
          <w:p w14:paraId="04DBD12C">
            <w:pPr>
              <w:spacing w:line="600" w:lineRule="exact"/>
              <w:ind w:firstLine="0" w:firstLineChars="0"/>
              <w:jc w:val="center"/>
              <w:rPr>
                <w:rFonts w:hint="default" w:eastAsia="楷体" w:cs="Times New Roman"/>
                <w:b/>
                <w:bCs/>
                <w:spacing w:val="30"/>
                <w:kern w:val="10"/>
                <w:sz w:val="32"/>
                <w:szCs w:val="24"/>
                <w:lang w:val="en-US" w:eastAsia="zh-CN"/>
              </w:rPr>
            </w:pPr>
            <w:r>
              <w:rPr>
                <w:rFonts w:hint="eastAsia" w:eastAsia="楷体" w:cs="Times New Roman"/>
                <w:b/>
                <w:bCs/>
                <w:spacing w:val="30"/>
                <w:kern w:val="10"/>
                <w:sz w:val="32"/>
                <w:szCs w:val="24"/>
                <w:lang w:val="en-US" w:eastAsia="zh-CN"/>
              </w:rPr>
              <w:t>2026 年 5 月</w:t>
            </w:r>
          </w:p>
        </w:tc>
      </w:tr>
    </w:tbl>
    <w:p w14:paraId="7C8BFAC2">
      <w:pPr>
        <w:spacing w:before="156" w:beforeLines="50" w:after="156" w:afterLines="50"/>
        <w:rPr>
          <w:rFonts w:eastAsia="黑体"/>
          <w:sz w:val="30"/>
        </w:rPr>
      </w:pPr>
    </w:p>
    <w:p w14:paraId="0D15D199">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sz w:val="28"/>
          <w:szCs w:val="36"/>
          <w:lang w:val="ru-RU"/>
        </w:rPr>
      </w:pPr>
      <w:bookmarkStart w:id="0" w:name="_Toc14922"/>
      <w:bookmarkStart w:id="1" w:name="_Toc6438"/>
      <w:bookmarkStart w:id="2" w:name="_Toc31573"/>
      <w:bookmarkStart w:id="3" w:name="_Toc32442"/>
      <w:bookmarkStart w:id="4" w:name="_Toc31054"/>
      <w:bookmarkStart w:id="5" w:name="_Toc26079"/>
      <w:bookmarkStart w:id="6" w:name="_Toc19413"/>
      <w:bookmarkStart w:id="7" w:name="_Toc6295"/>
      <w:bookmarkStart w:id="8" w:name="_Toc13303"/>
    </w:p>
    <w:p w14:paraId="57EFC727">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r>
        <w:rPr>
          <w:rFonts w:hint="default"/>
          <w:b/>
          <w:bCs/>
          <w:sz w:val="28"/>
          <w:szCs w:val="36"/>
          <w:lang w:val="ru-RU"/>
        </w:rPr>
        <w:t>Московский Государственный университет имени М. В. Ломоносова</w:t>
      </w:r>
    </w:p>
    <w:p w14:paraId="09D3F7D5">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r>
        <w:rPr>
          <w:rFonts w:hint="default"/>
          <w:b/>
          <w:bCs/>
          <w:sz w:val="28"/>
          <w:szCs w:val="36"/>
          <w:lang w:val="ru-RU"/>
        </w:rPr>
        <w:t>Университет МГУ-ППИ в Шэньчжэне</w:t>
      </w:r>
    </w:p>
    <w:p w14:paraId="484F4898">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r>
        <w:rPr>
          <w:rFonts w:hint="default"/>
          <w:b/>
          <w:bCs/>
          <w:sz w:val="28"/>
          <w:szCs w:val="36"/>
          <w:lang w:val="ru-RU"/>
        </w:rPr>
        <w:t>Факультет инженерии</w:t>
      </w:r>
    </w:p>
    <w:p w14:paraId="070DE476">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both"/>
        <w:textAlignment w:val="auto"/>
        <w:rPr>
          <w:rFonts w:hint="default"/>
          <w:b/>
          <w:bCs/>
          <w:sz w:val="28"/>
          <w:szCs w:val="36"/>
          <w:lang w:val="ru-RU"/>
        </w:rPr>
      </w:pPr>
      <w:r>
        <w:rPr>
          <w:rFonts w:hint="default"/>
          <w:b/>
          <w:bCs/>
          <w:sz w:val="28"/>
          <w:szCs w:val="36"/>
          <w:u w:val="single"/>
          <w:lang w:val="ru-RU"/>
        </w:rPr>
        <w:t xml:space="preserve">                                                                   </w:t>
      </w:r>
    </w:p>
    <w:p w14:paraId="487E948A">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both"/>
        <w:textAlignment w:val="auto"/>
        <w:rPr>
          <w:rFonts w:hint="default"/>
          <w:b/>
          <w:bCs/>
          <w:sz w:val="28"/>
          <w:szCs w:val="36"/>
          <w:lang w:val="ru-RU"/>
        </w:rPr>
      </w:pPr>
    </w:p>
    <w:p w14:paraId="54092643">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r>
        <w:rPr>
          <w:rFonts w:hint="default"/>
          <w:lang w:val="ru-RU"/>
        </w:rPr>
        <w:drawing>
          <wp:anchor distT="0" distB="0" distL="114300" distR="114300" simplePos="0" relativeHeight="251659264" behindDoc="0" locked="0" layoutInCell="1" allowOverlap="1">
            <wp:simplePos x="0" y="0"/>
            <wp:positionH relativeFrom="column">
              <wp:posOffset>963930</wp:posOffset>
            </wp:positionH>
            <wp:positionV relativeFrom="paragraph">
              <wp:posOffset>7620</wp:posOffset>
            </wp:positionV>
            <wp:extent cx="3806190" cy="2099945"/>
            <wp:effectExtent l="0" t="0" r="3810" b="3175"/>
            <wp:wrapSquare wrapText="bothSides"/>
            <wp:docPr id="9" name="图片 9" descr="微信图片编辑_2023041916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编辑_20230419164715"/>
                    <pic:cNvPicPr>
                      <a:picLocks noChangeAspect="1"/>
                    </pic:cNvPicPr>
                  </pic:nvPicPr>
                  <pic:blipFill>
                    <a:blip r:embed="rId17"/>
                    <a:srcRect l="18292" t="18118" r="16690" b="59238"/>
                    <a:stretch>
                      <a:fillRect/>
                    </a:stretch>
                  </pic:blipFill>
                  <pic:spPr>
                    <a:xfrm>
                      <a:off x="0" y="0"/>
                      <a:ext cx="3806190" cy="2099945"/>
                    </a:xfrm>
                    <a:prstGeom prst="rect">
                      <a:avLst/>
                    </a:prstGeom>
                  </pic:spPr>
                </pic:pic>
              </a:graphicData>
            </a:graphic>
          </wp:anchor>
        </w:drawing>
      </w:r>
    </w:p>
    <w:p w14:paraId="563C07DC">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58B0E5EF">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0995ED4B">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021043DD">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35B2611D">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413EEA10">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734B0B59">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b/>
          <w:bCs/>
          <w:sz w:val="28"/>
          <w:szCs w:val="36"/>
          <w:lang w:val="ru-RU"/>
        </w:rPr>
      </w:pPr>
    </w:p>
    <w:p w14:paraId="7E09698C">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cs="Times New Roman"/>
          <w:b w:val="0"/>
          <w:bCs w:val="0"/>
          <w:sz w:val="28"/>
          <w:szCs w:val="36"/>
          <w:lang w:val="ru-RU" w:eastAsia="zh-CN"/>
        </w:rPr>
      </w:pPr>
      <w:r>
        <w:rPr>
          <w:rFonts w:hint="default"/>
          <w:b w:val="0"/>
          <w:bCs w:val="0"/>
          <w:sz w:val="28"/>
          <w:szCs w:val="36"/>
          <w:lang w:val="ru-RU"/>
        </w:rPr>
        <w:t>Направление подготовки электронная и компьютерная инженерия</w:t>
      </w:r>
    </w:p>
    <w:p w14:paraId="46B55B8E">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cs="Times New Roman"/>
          <w:b w:val="0"/>
          <w:bCs w:val="0"/>
          <w:sz w:val="28"/>
          <w:szCs w:val="36"/>
          <w:lang w:val="ru-RU" w:eastAsia="zh-CN"/>
        </w:rPr>
      </w:pPr>
      <w:r>
        <w:rPr>
          <w:rFonts w:hint="default" w:cs="Times New Roman"/>
          <w:b w:val="0"/>
          <w:bCs w:val="0"/>
          <w:sz w:val="28"/>
          <w:szCs w:val="36"/>
          <w:lang w:val="ru-RU" w:eastAsia="zh-CN"/>
        </w:rPr>
        <w:t xml:space="preserve">Выпускная квалификационная работа </w:t>
      </w:r>
    </w:p>
    <w:p w14:paraId="7707650E">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cs="Times New Roman"/>
          <w:b w:val="0"/>
          <w:bCs w:val="0"/>
          <w:sz w:val="28"/>
          <w:szCs w:val="36"/>
          <w:lang w:val="ru-RU" w:eastAsia="zh-CN"/>
        </w:rPr>
      </w:pPr>
    </w:p>
    <w:p w14:paraId="2841368A">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微软雅黑" w:cs="Times New Roman"/>
          <w:b w:val="0"/>
          <w:bCs w:val="0"/>
          <w:sz w:val="32"/>
          <w:szCs w:val="40"/>
          <w:lang w:val="ru-RU"/>
        </w:rPr>
      </w:pPr>
      <w:r>
        <w:rPr>
          <w:rFonts w:hint="default" w:ascii="Times New Roman" w:hAnsi="Times New Roman" w:eastAsia="微软雅黑" w:cs="Times New Roman"/>
          <w:b w:val="0"/>
          <w:bCs w:val="0"/>
          <w:sz w:val="32"/>
          <w:szCs w:val="40"/>
          <w:lang w:val="ru-RU"/>
        </w:rPr>
        <w:t>«Проектирование алгоритма кластеризации масс-спектров на основе фильтрации базы данных»</w:t>
      </w:r>
    </w:p>
    <w:p w14:paraId="23C04460">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微软雅黑" w:cs="Times New Roman"/>
          <w:b w:val="0"/>
          <w:bCs w:val="0"/>
          <w:sz w:val="32"/>
          <w:szCs w:val="40"/>
          <w:lang w:val="ru-RU"/>
        </w:rPr>
      </w:pPr>
    </w:p>
    <w:p w14:paraId="67371129">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14:paraId="3C1EF853">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14:paraId="52432FAD">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r>
        <w:rPr>
          <w:rFonts w:hint="default" w:ascii="Times New Roman" w:hAnsi="Times New Roman" w:eastAsia="微软雅黑" w:cs="Times New Roman"/>
          <w:b w:val="0"/>
          <w:bCs w:val="0"/>
          <w:sz w:val="28"/>
          <w:szCs w:val="36"/>
          <w:lang w:val="ru-RU"/>
        </w:rPr>
        <w:t>Работу выполнил:</w:t>
      </w:r>
    </w:p>
    <w:p w14:paraId="39C21EE8">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14:paraId="6160A3F4">
      <w:pPr>
        <w:keepNext w:val="0"/>
        <w:keepLines w:val="0"/>
        <w:pageBreakBefore w:val="0"/>
        <w:widowControl w:val="0"/>
        <w:kinsoku/>
        <w:wordWrap w:val="0"/>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r>
        <w:rPr>
          <w:rFonts w:hint="default" w:ascii="Times New Roman" w:hAnsi="Times New Roman" w:eastAsia="微软雅黑" w:cs="Times New Roman"/>
          <w:b w:val="0"/>
          <w:bCs w:val="0"/>
          <w:sz w:val="28"/>
          <w:szCs w:val="36"/>
          <w:lang w:val="ru-RU"/>
        </w:rPr>
        <w:t>Научный руководитель:</w:t>
      </w:r>
    </w:p>
    <w:p w14:paraId="6413C990">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14:paraId="62055B0C">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both"/>
        <w:textAlignment w:val="auto"/>
        <w:rPr>
          <w:rFonts w:hint="default" w:ascii="Times New Roman" w:hAnsi="Times New Roman" w:eastAsia="微软雅黑" w:cs="Times New Roman"/>
          <w:b w:val="0"/>
          <w:bCs w:val="0"/>
          <w:sz w:val="28"/>
          <w:szCs w:val="36"/>
          <w:lang w:val="ru-RU"/>
        </w:rPr>
      </w:pPr>
    </w:p>
    <w:p w14:paraId="0ECDBA7B">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right"/>
        <w:textAlignment w:val="auto"/>
        <w:rPr>
          <w:rFonts w:hint="default" w:ascii="Times New Roman" w:hAnsi="Times New Roman" w:eastAsia="微软雅黑" w:cs="Times New Roman"/>
          <w:b w:val="0"/>
          <w:bCs w:val="0"/>
          <w:sz w:val="28"/>
          <w:szCs w:val="36"/>
          <w:lang w:val="ru-RU"/>
        </w:rPr>
      </w:pPr>
    </w:p>
    <w:p w14:paraId="0E68A97F">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微软雅黑" w:cs="Times New Roman"/>
          <w:b w:val="0"/>
          <w:bCs w:val="0"/>
          <w:sz w:val="28"/>
          <w:szCs w:val="36"/>
          <w:lang w:val="ru-RU"/>
        </w:rPr>
      </w:pPr>
      <w:r>
        <w:rPr>
          <w:rFonts w:hint="default" w:ascii="Times New Roman" w:hAnsi="Times New Roman" w:eastAsia="微软雅黑" w:cs="Times New Roman"/>
          <w:b w:val="0"/>
          <w:bCs w:val="0"/>
          <w:sz w:val="28"/>
          <w:szCs w:val="36"/>
          <w:lang w:val="ru-RU"/>
        </w:rPr>
        <w:t>Шэньчжэнь</w:t>
      </w:r>
    </w:p>
    <w:p w14:paraId="608CD5CD">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微软雅黑" w:cs="Times New Roman"/>
          <w:b w:val="0"/>
          <w:bCs w:val="0"/>
          <w:sz w:val="28"/>
          <w:szCs w:val="36"/>
          <w:lang w:val="ru-RU"/>
        </w:rPr>
      </w:pPr>
      <w:r>
        <w:rPr>
          <w:rFonts w:hint="default" w:ascii="Times New Roman" w:hAnsi="Times New Roman" w:eastAsia="微软雅黑" w:cs="Times New Roman"/>
          <w:b w:val="0"/>
          <w:bCs w:val="0"/>
          <w:sz w:val="28"/>
          <w:szCs w:val="36"/>
          <w:lang w:val="ru-RU"/>
        </w:rPr>
        <w:t>2026</w:t>
      </w:r>
    </w:p>
    <w:p w14:paraId="4686E125">
      <w:pPr>
        <w:keepNext w:val="0"/>
        <w:keepLines w:val="0"/>
        <w:pageBreakBefore w:val="0"/>
        <w:widowControl w:val="0"/>
        <w:kinsoku/>
        <w:wordWrap/>
        <w:overflowPunct/>
        <w:topLinePunct w:val="0"/>
        <w:autoSpaceDE/>
        <w:autoSpaceDN/>
        <w:bidi w:val="0"/>
        <w:adjustRightInd/>
        <w:snapToGrid/>
        <w:spacing w:before="100" w:beforeAutospacing="1" w:after="100" w:afterAutospacing="1" w:line="240" w:lineRule="auto"/>
        <w:jc w:val="both"/>
        <w:textAlignment w:val="auto"/>
        <w:rPr>
          <w:rFonts w:hint="eastAsia" w:ascii="黑体" w:eastAsia="黑体"/>
          <w:b w:val="0"/>
          <w:bCs w:val="0"/>
          <w:sz w:val="36"/>
          <w:lang w:val="en-US" w:eastAsia="zh-CN"/>
        </w:rPr>
      </w:pPr>
    </w:p>
    <w:p w14:paraId="4B77DD07">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center"/>
        <w:textAlignment w:val="auto"/>
        <w:rPr>
          <w:rFonts w:hint="eastAsia" w:ascii="黑体" w:eastAsia="黑体"/>
          <w:b w:val="0"/>
          <w:bCs w:val="0"/>
          <w:sz w:val="36"/>
          <w:lang w:val="en-US" w:eastAsia="zh-CN"/>
        </w:rPr>
      </w:pPr>
      <w:r>
        <w:rPr>
          <w:rFonts w:hint="eastAsia" w:ascii="黑体" w:eastAsia="黑体"/>
          <w:b w:val="0"/>
          <w:bCs w:val="0"/>
          <w:sz w:val="36"/>
          <w:lang w:val="en-US" w:eastAsia="zh-CN"/>
        </w:rPr>
        <w:t>深圳北理莫斯科大学</w:t>
      </w:r>
    </w:p>
    <w:p w14:paraId="2013AB21">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center"/>
        <w:textAlignment w:val="auto"/>
        <w:rPr>
          <w:b w:val="0"/>
          <w:bCs w:val="0"/>
          <w:sz w:val="28"/>
        </w:rPr>
      </w:pPr>
      <w:r>
        <w:rPr>
          <w:rFonts w:hint="eastAsia" w:ascii="黑体" w:eastAsia="黑体"/>
          <w:b w:val="0"/>
          <w:bCs w:val="0"/>
          <w:sz w:val="36"/>
        </w:rPr>
        <w:t>本科毕业论文（设计）诚信声明</w:t>
      </w:r>
      <w:bookmarkEnd w:id="0"/>
      <w:bookmarkEnd w:id="1"/>
      <w:bookmarkEnd w:id="2"/>
      <w:bookmarkEnd w:id="3"/>
      <w:bookmarkEnd w:id="4"/>
      <w:bookmarkEnd w:id="5"/>
      <w:bookmarkEnd w:id="6"/>
      <w:bookmarkEnd w:id="7"/>
      <w:bookmarkEnd w:id="8"/>
    </w:p>
    <w:p w14:paraId="7CF406CF">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ind w:firstLine="560" w:firstLineChars="200"/>
        <w:textAlignment w:val="auto"/>
      </w:pPr>
      <w:r>
        <w:rPr>
          <w:rFonts w:hint="eastAsia"/>
          <w:sz w:val="28"/>
        </w:rPr>
        <w:t>本人郑重声明：所呈交的毕业论文（设计），题目《</w:t>
      </w:r>
      <w:r>
        <w:rPr>
          <w:rFonts w:hint="eastAsia"/>
          <w:sz w:val="28"/>
          <w:lang w:val="en-US" w:eastAsia="zh-CN"/>
        </w:rPr>
        <w:t xml:space="preserve">  </w:t>
      </w:r>
      <w:r>
        <w:rPr>
          <w:rFonts w:hint="eastAsia"/>
          <w:color w:val="FF0000"/>
          <w:sz w:val="28"/>
          <w:lang w:val="en-US" w:eastAsia="zh-CN"/>
        </w:rPr>
        <w:t xml:space="preserve">基于数据库过滤的谱图聚类算法设计   </w:t>
      </w:r>
      <w:r>
        <w:rPr>
          <w:rFonts w:hint="eastAsia"/>
          <w:sz w:val="28"/>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14:paraId="207A58F2">
      <w:pPr>
        <w:ind w:firstLine="435"/>
      </w:pPr>
    </w:p>
    <w:p w14:paraId="24BBEE77">
      <w:pPr>
        <w:ind w:firstLine="435"/>
        <w:rPr>
          <w:sz w:val="28"/>
        </w:rPr>
      </w:pPr>
      <w:r>
        <w:t xml:space="preserve">                           </w:t>
      </w:r>
      <w:r>
        <w:rPr>
          <w:rFonts w:hint="eastAsia"/>
          <w:sz w:val="28"/>
        </w:rPr>
        <w:t>毕业论文（设计）作者签名：</w:t>
      </w:r>
    </w:p>
    <w:p w14:paraId="2574B79D">
      <w:pPr>
        <w:ind w:firstLine="435"/>
        <w:rPr>
          <w:rFonts w:hint="eastAsia"/>
          <w:sz w:val="28"/>
        </w:rPr>
      </w:pPr>
      <w:r>
        <w:rPr>
          <w:sz w:val="28"/>
        </w:rPr>
        <w:t xml:space="preserve">                   </w:t>
      </w:r>
      <w:r>
        <w:rPr>
          <w:rFonts w:hint="eastAsia"/>
          <w:sz w:val="28"/>
          <w:lang w:val="en-US" w:eastAsia="zh-CN"/>
        </w:rPr>
        <w:t xml:space="preserve">          </w:t>
      </w:r>
      <w:r>
        <w:rPr>
          <w:rFonts w:hint="eastAsia"/>
          <w:sz w:val="28"/>
        </w:rPr>
        <w:t>日期：</w:t>
      </w:r>
      <w:r>
        <w:rPr>
          <w:sz w:val="28"/>
        </w:rPr>
        <w:t xml:space="preserve">       </w:t>
      </w:r>
      <w:r>
        <w:rPr>
          <w:rFonts w:hint="eastAsia"/>
          <w:sz w:val="28"/>
          <w:lang w:val="en-US" w:eastAsia="zh-CN"/>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日</w:t>
      </w:r>
    </w:p>
    <w:p w14:paraId="1E514534">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both"/>
        <w:textAlignment w:val="auto"/>
        <w:rPr>
          <w:rFonts w:hint="eastAsia" w:ascii="黑体" w:eastAsia="黑体"/>
          <w:b w:val="0"/>
          <w:bCs w:val="0"/>
          <w:sz w:val="36"/>
          <w:lang w:val="en-US" w:eastAsia="zh-CN"/>
        </w:rPr>
      </w:pPr>
    </w:p>
    <w:p w14:paraId="190661AD">
      <w:pPr>
        <w:keepNext w:val="0"/>
        <w:keepLines w:val="0"/>
        <w:pageBreakBefore w:val="0"/>
        <w:widowControl w:val="0"/>
        <w:kinsoku/>
        <w:wordWrap/>
        <w:overflowPunct/>
        <w:topLinePunct w:val="0"/>
        <w:autoSpaceDE/>
        <w:autoSpaceDN/>
        <w:bidi w:val="0"/>
        <w:adjustRightInd/>
        <w:snapToGrid/>
        <w:spacing w:before="100" w:beforeAutospacing="1" w:after="100" w:afterAutospacing="1" w:line="460" w:lineRule="exact"/>
        <w:jc w:val="center"/>
        <w:textAlignment w:val="auto"/>
        <w:rPr>
          <w:b w:val="0"/>
          <w:bCs w:val="0"/>
        </w:rPr>
      </w:pPr>
      <w:r>
        <w:rPr>
          <w:rFonts w:hint="eastAsia" w:ascii="黑体" w:eastAsia="黑体"/>
          <w:b w:val="0"/>
          <w:bCs w:val="0"/>
          <w:sz w:val="36"/>
          <w:lang w:val="en-US" w:eastAsia="zh-CN"/>
        </w:rPr>
        <w:t>学位论文使用授权书</w:t>
      </w:r>
    </w:p>
    <w:p w14:paraId="6355A075">
      <w:pPr>
        <w:keepNext w:val="0"/>
        <w:keepLines w:val="0"/>
        <w:pageBreakBefore w:val="0"/>
        <w:widowControl w:val="0"/>
        <w:kinsoku/>
        <w:wordWrap/>
        <w:overflowPunct/>
        <w:topLinePunct w:val="0"/>
        <w:autoSpaceDE/>
        <w:autoSpaceDN/>
        <w:bidi w:val="0"/>
        <w:adjustRightInd/>
        <w:snapToGrid/>
        <w:spacing w:line="460" w:lineRule="exact"/>
        <w:ind w:firstLine="686" w:firstLineChars="245"/>
        <w:textAlignment w:val="auto"/>
        <w:rPr>
          <w:sz w:val="28"/>
          <w:szCs w:val="36"/>
        </w:rPr>
      </w:pPr>
      <w:r>
        <w:rPr>
          <w:rFonts w:hint="eastAsia"/>
          <w:sz w:val="28"/>
          <w:szCs w:val="36"/>
        </w:rPr>
        <w:t>本人完全了解</w:t>
      </w:r>
      <w:r>
        <w:rPr>
          <w:rFonts w:hint="eastAsia"/>
          <w:sz w:val="28"/>
          <w:szCs w:val="36"/>
          <w:lang w:val="en-US" w:eastAsia="zh-CN"/>
        </w:rPr>
        <w:t>深圳北理莫斯科大学</w:t>
      </w:r>
      <w:r>
        <w:rPr>
          <w:rFonts w:hint="eastAsia"/>
          <w:sz w:val="28"/>
          <w:szCs w:val="36"/>
        </w:rPr>
        <w:t>关于收集、保存、使用学位论文的规定，即：</w:t>
      </w:r>
    </w:p>
    <w:p w14:paraId="64C5EEF9">
      <w:pPr>
        <w:pStyle w:val="40"/>
        <w:keepNext w:val="0"/>
        <w:keepLines w:val="0"/>
        <w:pageBreakBefore w:val="0"/>
        <w:widowControl w:val="0"/>
        <w:numPr>
          <w:ilvl w:val="0"/>
          <w:numId w:val="2"/>
        </w:numPr>
        <w:tabs>
          <w:tab w:val="left" w:pos="900"/>
        </w:tabs>
        <w:kinsoku/>
        <w:wordWrap/>
        <w:overflowPunct/>
        <w:topLinePunct w:val="0"/>
        <w:autoSpaceDE/>
        <w:autoSpaceDN/>
        <w:bidi w:val="0"/>
        <w:adjustRightInd/>
        <w:snapToGrid/>
        <w:spacing w:line="460" w:lineRule="exact"/>
        <w:ind w:firstLineChars="0"/>
        <w:textAlignment w:val="auto"/>
      </w:pPr>
      <w:r>
        <w:rPr>
          <w:rFonts w:hint="eastAsia"/>
          <w:sz w:val="28"/>
          <w:szCs w:val="36"/>
        </w:rPr>
        <w:t>按照学校要求提交学位论文的印刷本和电子版本；</w:t>
      </w:r>
    </w:p>
    <w:p w14:paraId="195DE2B3">
      <w:pPr>
        <w:pStyle w:val="40"/>
        <w:keepNext w:val="0"/>
        <w:keepLines w:val="0"/>
        <w:pageBreakBefore w:val="0"/>
        <w:widowControl w:val="0"/>
        <w:numPr>
          <w:ilvl w:val="0"/>
          <w:numId w:val="2"/>
        </w:numPr>
        <w:tabs>
          <w:tab w:val="left" w:pos="900"/>
        </w:tabs>
        <w:kinsoku/>
        <w:wordWrap/>
        <w:overflowPunct/>
        <w:topLinePunct w:val="0"/>
        <w:autoSpaceDE/>
        <w:autoSpaceDN/>
        <w:bidi w:val="0"/>
        <w:adjustRightInd/>
        <w:snapToGrid/>
        <w:spacing w:line="460" w:lineRule="exact"/>
        <w:ind w:firstLineChars="0"/>
        <w:textAlignment w:val="auto"/>
      </w:pPr>
      <w:r>
        <w:rPr>
          <w:rFonts w:hint="eastAsia"/>
          <w:sz w:val="28"/>
          <w:szCs w:val="36"/>
        </w:rPr>
        <w:t>学校可以可以采用影印、缩印或其他复制手段保存论文</w:t>
      </w:r>
      <w:r>
        <w:rPr>
          <w:rFonts w:hint="eastAsia"/>
          <w:sz w:val="28"/>
          <w:szCs w:val="36"/>
          <w:lang w:eastAsia="zh-CN"/>
        </w:rPr>
        <w:t>；</w:t>
      </w:r>
    </w:p>
    <w:p w14:paraId="527A7359">
      <w:pPr>
        <w:pStyle w:val="40"/>
        <w:keepNext w:val="0"/>
        <w:keepLines w:val="0"/>
        <w:pageBreakBefore w:val="0"/>
        <w:widowControl w:val="0"/>
        <w:numPr>
          <w:ilvl w:val="0"/>
          <w:numId w:val="2"/>
        </w:numPr>
        <w:tabs>
          <w:tab w:val="left" w:pos="900"/>
        </w:tabs>
        <w:kinsoku/>
        <w:wordWrap/>
        <w:overflowPunct/>
        <w:topLinePunct w:val="0"/>
        <w:autoSpaceDE/>
        <w:autoSpaceDN/>
        <w:bidi w:val="0"/>
        <w:adjustRightInd/>
        <w:snapToGrid/>
        <w:spacing w:line="460" w:lineRule="exact"/>
        <w:ind w:firstLineChars="0"/>
        <w:textAlignment w:val="auto"/>
      </w:pPr>
      <w:r>
        <w:rPr>
          <w:rFonts w:hint="eastAsia"/>
          <w:sz w:val="28"/>
          <w:szCs w:val="36"/>
          <w:lang w:val="en-US" w:eastAsia="zh-CN"/>
        </w:rPr>
        <w:t>学校可以向国家有关部门或机构送交论文电子版，允许论文被查阅、抽检</w:t>
      </w:r>
      <w:r>
        <w:rPr>
          <w:rFonts w:hint="eastAsia"/>
          <w:sz w:val="28"/>
          <w:szCs w:val="36"/>
        </w:rPr>
        <w:t>。</w:t>
      </w:r>
    </w:p>
    <w:p w14:paraId="594FB6E4">
      <w:pPr>
        <w:ind w:firstLine="480"/>
      </w:pPr>
    </w:p>
    <w:p w14:paraId="0A3DFC37">
      <w:pPr>
        <w:wordWrap w:val="0"/>
        <w:spacing w:line="480" w:lineRule="auto"/>
        <w:ind w:firstLine="2100" w:firstLineChars="1000"/>
        <w:jc w:val="center"/>
        <w:rPr>
          <w:rFonts w:hint="eastAsia"/>
          <w:lang w:val="en-US" w:eastAsia="zh-CN"/>
        </w:rPr>
      </w:pPr>
      <w:r>
        <w:rPr>
          <w:rFonts w:hint="eastAsia"/>
          <w:lang w:val="en-US" w:eastAsia="zh-CN"/>
        </w:rPr>
        <w:t xml:space="preserve">      </w:t>
      </w:r>
    </w:p>
    <w:p w14:paraId="57C7F0CB">
      <w:pPr>
        <w:wordWrap w:val="0"/>
        <w:spacing w:line="480" w:lineRule="auto"/>
        <w:ind w:firstLine="2800" w:firstLineChars="1000"/>
        <w:jc w:val="center"/>
        <w:rPr>
          <w:rFonts w:hint="eastAsia"/>
          <w:sz w:val="28"/>
          <w:szCs w:val="28"/>
        </w:rPr>
      </w:pPr>
      <w:r>
        <w:rPr>
          <w:rFonts w:hint="eastAsia"/>
          <w:sz w:val="28"/>
        </w:rPr>
        <w:t>毕业论文（设计）作者</w:t>
      </w:r>
      <w:r>
        <w:rPr>
          <w:rFonts w:hint="eastAsia"/>
          <w:sz w:val="28"/>
          <w:szCs w:val="28"/>
        </w:rPr>
        <w:t xml:space="preserve">签名：  </w:t>
      </w:r>
    </w:p>
    <w:p w14:paraId="6128C2F6">
      <w:pPr>
        <w:wordWrap w:val="0"/>
        <w:spacing w:line="480" w:lineRule="auto"/>
        <w:ind w:firstLine="2800" w:firstLineChars="1000"/>
        <w:jc w:val="center"/>
        <w:rPr>
          <w:sz w:val="28"/>
          <w:szCs w:val="28"/>
        </w:rPr>
      </w:pPr>
      <w:r>
        <w:rPr>
          <w:rFonts w:hint="eastAsia"/>
          <w:sz w:val="28"/>
          <w:szCs w:val="28"/>
          <w:lang w:val="en-US" w:eastAsia="zh-CN"/>
        </w:rPr>
        <w:t xml:space="preserve">                  指导教师签名：</w:t>
      </w:r>
      <w:r>
        <w:rPr>
          <w:sz w:val="28"/>
          <w:szCs w:val="28"/>
        </w:rPr>
        <w:t xml:space="preserve"> </w:t>
      </w:r>
      <w:r>
        <w:rPr>
          <w:rFonts w:hint="eastAsia"/>
          <w:sz w:val="28"/>
          <w:szCs w:val="28"/>
        </w:rPr>
        <w:t xml:space="preserve">  </w:t>
      </w:r>
      <w:r>
        <w:rPr>
          <w:sz w:val="28"/>
          <w:szCs w:val="28"/>
        </w:rPr>
        <w:t xml:space="preserve">   </w:t>
      </w:r>
      <w:r>
        <w:rPr>
          <w:rFonts w:hint="eastAsia"/>
          <w:sz w:val="28"/>
          <w:szCs w:val="28"/>
        </w:rPr>
        <w:t xml:space="preserve">  </w:t>
      </w:r>
    </w:p>
    <w:p w14:paraId="1309B3FA">
      <w:pPr>
        <w:spacing w:line="400" w:lineRule="atLeast"/>
        <w:ind w:firstLine="480"/>
        <w:jc w:val="center"/>
        <w:rPr>
          <w:rFonts w:hint="default" w:ascii="Times New Roman" w:hAnsi="Times New Roman" w:eastAsia="黑体" w:cs="Times New Roman"/>
          <w:b/>
          <w:bCs/>
          <w:color w:val="auto"/>
          <w:sz w:val="32"/>
          <w:szCs w:val="22"/>
          <w:lang w:val="en-US" w:eastAsia="zh-CN"/>
        </w:rPr>
      </w:pPr>
      <w:r>
        <w:rPr>
          <w:rFonts w:hint="eastAsia"/>
          <w:sz w:val="28"/>
          <w:szCs w:val="28"/>
          <w:lang w:val="en-US" w:eastAsia="zh-CN"/>
        </w:rPr>
        <w:t xml:space="preserve">                    </w:t>
      </w:r>
      <w:r>
        <w:rPr>
          <w:rFonts w:hint="eastAsia"/>
          <w:sz w:val="28"/>
          <w:szCs w:val="28"/>
        </w:rPr>
        <w:t xml:space="preserve">日期：   </w:t>
      </w:r>
      <w:r>
        <w:rPr>
          <w:rFonts w:hint="eastAsia"/>
          <w:sz w:val="28"/>
          <w:szCs w:val="28"/>
          <w:lang w:val="en-US" w:eastAsia="zh-CN"/>
        </w:rPr>
        <w:t xml:space="preserve">    </w:t>
      </w:r>
      <w:r>
        <w:rPr>
          <w:rFonts w:hint="eastAsia"/>
          <w:sz w:val="28"/>
          <w:szCs w:val="28"/>
        </w:rPr>
        <w:t>年   月   日</w:t>
      </w:r>
    </w:p>
    <w:p w14:paraId="030816D4">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黑体" w:cs="Times New Roman"/>
          <w:b/>
          <w:bCs/>
          <w:color w:val="auto"/>
          <w:sz w:val="32"/>
          <w:szCs w:val="22"/>
          <w:lang w:val="en-US" w:eastAsia="zh-CN"/>
        </w:rPr>
      </w:pPr>
      <w:r>
        <w:rPr>
          <w:rFonts w:hint="default" w:ascii="Times New Roman" w:hAnsi="Times New Roman" w:eastAsia="黑体" w:cs="Times New Roman"/>
          <w:b/>
          <w:bCs/>
          <w:color w:val="auto"/>
          <w:sz w:val="32"/>
          <w:szCs w:val="22"/>
          <w:lang w:val="en-US" w:eastAsia="zh-CN"/>
        </w:rPr>
        <w:t>Совместный университет МГУ-ППИ в Шэньчжэне</w:t>
      </w:r>
    </w:p>
    <w:p w14:paraId="0F6F2DD9">
      <w:pPr>
        <w:keepNext w:val="0"/>
        <w:keepLines w:val="0"/>
        <w:pageBreakBefore w:val="0"/>
        <w:widowControl w:val="0"/>
        <w:kinsoku/>
        <w:wordWrap/>
        <w:overflowPunct/>
        <w:topLinePunct w:val="0"/>
        <w:autoSpaceDE/>
        <w:autoSpaceDN/>
        <w:bidi w:val="0"/>
        <w:adjustRightInd/>
        <w:snapToGrid/>
        <w:spacing w:beforeAutospacing="0" w:afterAutospacing="0" w:line="460" w:lineRule="exact"/>
        <w:jc w:val="center"/>
        <w:textAlignment w:val="auto"/>
        <w:rPr>
          <w:rFonts w:hint="default" w:ascii="Times New Roman" w:hAnsi="Times New Roman" w:eastAsia="黑体" w:cs="Times New Roman"/>
          <w:b w:val="0"/>
          <w:bCs w:val="0"/>
          <w:color w:val="auto"/>
          <w:sz w:val="32"/>
          <w:szCs w:val="22"/>
          <w:lang w:val="ru-RU" w:eastAsia="zh-CN"/>
        </w:rPr>
      </w:pPr>
      <w:r>
        <w:rPr>
          <w:rFonts w:hint="default" w:ascii="Times New Roman" w:hAnsi="Times New Roman" w:eastAsia="黑体" w:cs="Times New Roman"/>
          <w:b/>
          <w:bCs/>
          <w:color w:val="auto"/>
          <w:sz w:val="32"/>
          <w:szCs w:val="22"/>
          <w:lang w:val="en-US" w:eastAsia="zh-CN"/>
        </w:rPr>
        <w:t>Заявление о добросовестности</w:t>
      </w:r>
      <w:r>
        <w:rPr>
          <w:rFonts w:hint="default" w:ascii="Times New Roman" w:hAnsi="Times New Roman" w:eastAsia="黑体" w:cs="Times New Roman"/>
          <w:b/>
          <w:bCs/>
          <w:color w:val="auto"/>
          <w:sz w:val="32"/>
          <w:szCs w:val="22"/>
          <w:lang w:val="ru-RU" w:eastAsia="zh-CN"/>
        </w:rPr>
        <w:t xml:space="preserve"> выпускной </w:t>
      </w:r>
      <w:r>
        <w:rPr>
          <w:rFonts w:hint="default" w:ascii="Times New Roman" w:hAnsi="Times New Roman" w:eastAsia="黑体" w:cs="Times New Roman"/>
          <w:b/>
          <w:bCs/>
          <w:color w:val="auto"/>
          <w:sz w:val="32"/>
          <w:szCs w:val="22"/>
          <w:lang w:val="en-US" w:eastAsia="zh-CN"/>
        </w:rPr>
        <w:t>работ</w:t>
      </w:r>
      <w:r>
        <w:rPr>
          <w:rFonts w:hint="default" w:ascii="Times New Roman" w:hAnsi="Times New Roman" w:eastAsia="黑体" w:cs="Times New Roman"/>
          <w:b/>
          <w:bCs/>
          <w:color w:val="auto"/>
          <w:sz w:val="32"/>
          <w:szCs w:val="22"/>
          <w:lang w:val="ru-RU" w:eastAsia="zh-CN"/>
        </w:rPr>
        <w:t>ы</w:t>
      </w:r>
      <w:r>
        <w:rPr>
          <w:rFonts w:hint="default" w:ascii="Times New Roman" w:hAnsi="Times New Roman" w:eastAsia="黑体" w:cs="Times New Roman"/>
          <w:b/>
          <w:bCs/>
          <w:color w:val="auto"/>
          <w:sz w:val="32"/>
          <w:szCs w:val="22"/>
          <w:lang w:val="en-US" w:eastAsia="zh-CN"/>
        </w:rPr>
        <w:t xml:space="preserve"> (проект</w:t>
      </w:r>
      <w:r>
        <w:rPr>
          <w:rFonts w:hint="default" w:ascii="Times New Roman" w:hAnsi="Times New Roman" w:eastAsia="黑体" w:cs="Times New Roman"/>
          <w:b/>
          <w:bCs/>
          <w:color w:val="auto"/>
          <w:sz w:val="32"/>
          <w:szCs w:val="22"/>
          <w:lang w:val="ru-RU" w:eastAsia="zh-CN"/>
        </w:rPr>
        <w:t>а</w:t>
      </w:r>
      <w:r>
        <w:rPr>
          <w:rFonts w:hint="default" w:ascii="Times New Roman" w:hAnsi="Times New Roman" w:eastAsia="黑体" w:cs="Times New Roman"/>
          <w:b/>
          <w:bCs/>
          <w:color w:val="auto"/>
          <w:sz w:val="32"/>
          <w:szCs w:val="22"/>
          <w:lang w:val="en-US" w:eastAsia="zh-CN"/>
        </w:rPr>
        <w:t xml:space="preserve">) </w:t>
      </w:r>
      <w:r>
        <w:rPr>
          <w:rFonts w:hint="default" w:ascii="Times New Roman" w:hAnsi="Times New Roman" w:eastAsia="黑体" w:cs="Times New Roman"/>
          <w:b/>
          <w:bCs/>
          <w:color w:val="auto"/>
          <w:sz w:val="32"/>
          <w:szCs w:val="22"/>
          <w:lang w:val="ru-RU" w:eastAsia="zh-CN"/>
        </w:rPr>
        <w:t xml:space="preserve">на ступени </w:t>
      </w:r>
      <w:r>
        <w:rPr>
          <w:rFonts w:hint="default" w:ascii="Times New Roman" w:hAnsi="Times New Roman" w:eastAsia="黑体" w:cs="Times New Roman"/>
          <w:b/>
          <w:bCs/>
          <w:color w:val="auto"/>
          <w:sz w:val="32"/>
          <w:szCs w:val="22"/>
          <w:lang w:val="en-US" w:eastAsia="zh-CN"/>
        </w:rPr>
        <w:t>бакалавр</w:t>
      </w:r>
      <w:r>
        <w:rPr>
          <w:rFonts w:hint="default" w:ascii="Times New Roman" w:hAnsi="Times New Roman" w:eastAsia="黑体" w:cs="Times New Roman"/>
          <w:b/>
          <w:bCs/>
          <w:color w:val="auto"/>
          <w:sz w:val="32"/>
          <w:szCs w:val="22"/>
          <w:lang w:val="ru-RU" w:eastAsia="zh-CN"/>
        </w:rPr>
        <w:t xml:space="preserve">иата </w:t>
      </w:r>
    </w:p>
    <w:p w14:paraId="668820EF">
      <w:pPr>
        <w:ind w:firstLine="480" w:firstLineChars="200"/>
        <w:rPr>
          <w:rFonts w:ascii="Times New Roman" w:hAnsi="Times New Roman" w:cs="Times New Roman"/>
          <w:color w:val="000000"/>
          <w:sz w:val="24"/>
          <w:szCs w:val="24"/>
          <w:shd w:val="clear" w:color="auto" w:fill="FFFFFF"/>
        </w:rPr>
      </w:pPr>
    </w:p>
    <w:p w14:paraId="4B881CFF">
      <w:pPr>
        <w:keepNext w:val="0"/>
        <w:keepLines w:val="0"/>
        <w:pageBreakBefore w:val="0"/>
        <w:widowControl w:val="0"/>
        <w:kinsoku/>
        <w:wordWrap/>
        <w:overflowPunct/>
        <w:topLinePunct w:val="0"/>
        <w:autoSpaceDE/>
        <w:autoSpaceDN/>
        <w:bidi w:val="0"/>
        <w:adjustRightInd/>
        <w:snapToGrid/>
        <w:spacing w:line="360" w:lineRule="exact"/>
        <w:ind w:firstLine="560" w:firstLineChars="200"/>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Я делаю серьезное заявление: представленная выпускная работа (дипломный проект) с темой «Проектирование алгоритма кластеризации масс-спектров на основе фильтрации базы данных» является результатом исследовательской работы, проведенной мной самостоятельно под руководством научного руководителя. В тексте дипломной работы отчетливо указаны все отдельные лица и коллективы, внёсшие важный вклад в исследование. Кроме того, в дипломной работе не содержатся опубликованные либо написанные произведения отдельных лиц или коллективов. Я полностью осознаю юридическую ответственность за данное заявление.</w:t>
      </w:r>
    </w:p>
    <w:p w14:paraId="251594F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000000"/>
          <w:sz w:val="28"/>
          <w:szCs w:val="28"/>
          <w:shd w:val="clear" w:color="auto" w:fill="FFFFFF"/>
        </w:rPr>
      </w:pPr>
    </w:p>
    <w:p w14:paraId="4F9F8127">
      <w:pPr>
        <w:keepNext w:val="0"/>
        <w:keepLines w:val="0"/>
        <w:pageBreakBefore w:val="0"/>
        <w:widowControl w:val="0"/>
        <w:kinsoku/>
        <w:wordWrap/>
        <w:overflowPunct/>
        <w:topLinePunct w:val="0"/>
        <w:autoSpaceDE/>
        <w:autoSpaceDN/>
        <w:bidi w:val="0"/>
        <w:adjustRightInd/>
        <w:snapToGrid/>
        <w:spacing w:line="360" w:lineRule="exact"/>
        <w:ind w:firstLine="700" w:firstLineChars="250"/>
        <w:jc w:val="both"/>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ru-RU"/>
        </w:rPr>
        <w:t>Подпись</w:t>
      </w:r>
      <w:r>
        <w:rPr>
          <w:rFonts w:hint="default" w:ascii="Times New Roman" w:hAnsi="Times New Roman" w:cs="Times New Roman"/>
          <w:color w:val="000000"/>
          <w:sz w:val="28"/>
          <w:szCs w:val="28"/>
          <w:shd w:val="clear" w:color="auto" w:fill="FFFFFF"/>
          <w:lang w:val="ru-RU"/>
        </w:rPr>
        <w:t xml:space="preserve"> автора выпускной работы</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дипломного</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проект</w:t>
      </w:r>
      <w:r>
        <w:rPr>
          <w:rFonts w:ascii="Times New Roman" w:hAnsi="Times New Roman" w:cs="Times New Roman"/>
          <w:color w:val="000000"/>
          <w:sz w:val="28"/>
          <w:szCs w:val="28"/>
          <w:shd w:val="clear" w:color="auto" w:fill="FFFFFF"/>
          <w:lang w:val="ru-RU"/>
        </w:rPr>
        <w:t>а</w:t>
      </w:r>
      <w:r>
        <w:rPr>
          <w:rFonts w:ascii="Times New Roman" w:hAnsi="Times New Roman" w:cs="Times New Roman"/>
          <w:color w:val="000000"/>
          <w:sz w:val="28"/>
          <w:szCs w:val="28"/>
          <w:shd w:val="clear" w:color="auto" w:fill="FFFFFF"/>
        </w:rPr>
        <w:t>):</w:t>
      </w:r>
    </w:p>
    <w:p w14:paraId="19DDB80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ascii="Times New Roman" w:hAnsi="Times New Roman" w:cs="Times New Roman"/>
          <w:color w:val="000000"/>
          <w:sz w:val="28"/>
          <w:szCs w:val="28"/>
          <w:shd w:val="clear" w:color="auto" w:fill="FFFFFF"/>
        </w:rPr>
      </w:pP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 xml:space="preserve">Дата: </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год      месяц       день</w:t>
      </w:r>
    </w:p>
    <w:p w14:paraId="75588597">
      <w:pPr>
        <w:jc w:val="center"/>
        <w:rPr>
          <w:rFonts w:ascii="Times New Roman" w:hAnsi="Times New Roman" w:cs="Times New Roman"/>
          <w:color w:val="000000"/>
          <w:sz w:val="24"/>
          <w:szCs w:val="24"/>
          <w:shd w:val="clear" w:color="auto" w:fill="FFFFFF"/>
        </w:rPr>
      </w:pPr>
    </w:p>
    <w:p w14:paraId="06EF5A1C">
      <w:pPr>
        <w:jc w:val="center"/>
        <w:rPr>
          <w:rFonts w:ascii="Times New Roman" w:hAnsi="Times New Roman" w:cs="Times New Roman"/>
          <w:color w:val="000000"/>
          <w:sz w:val="24"/>
          <w:szCs w:val="24"/>
          <w:shd w:val="clear" w:color="auto" w:fill="FFFFFF"/>
        </w:rPr>
      </w:pPr>
    </w:p>
    <w:p w14:paraId="6C75CB5B">
      <w:pPr>
        <w:jc w:val="center"/>
        <w:rPr>
          <w:rFonts w:ascii="Times New Roman" w:hAnsi="Times New Roman" w:cs="Times New Roman"/>
          <w:color w:val="000000"/>
          <w:sz w:val="24"/>
          <w:szCs w:val="24"/>
          <w:shd w:val="clear" w:color="auto" w:fill="FFFFFF"/>
        </w:rPr>
      </w:pPr>
    </w:p>
    <w:p w14:paraId="0800FD2B">
      <w:pPr>
        <w:jc w:val="center"/>
        <w:rPr>
          <w:rFonts w:ascii="Times New Roman" w:hAnsi="Times New Roman" w:cs="Times New Roman"/>
          <w:b/>
          <w:bCs/>
          <w:color w:val="000000"/>
          <w:sz w:val="32"/>
          <w:szCs w:val="32"/>
          <w:shd w:val="clear" w:color="auto" w:fill="FFFFFF"/>
        </w:rPr>
      </w:pPr>
      <w:r>
        <w:rPr>
          <w:rFonts w:ascii="Times New Roman" w:hAnsi="Times New Roman" w:cs="Times New Roman"/>
          <w:b/>
          <w:bCs/>
          <w:color w:val="000000"/>
          <w:sz w:val="32"/>
          <w:szCs w:val="32"/>
          <w:shd w:val="clear" w:color="auto" w:fill="FFFFFF"/>
        </w:rPr>
        <w:t xml:space="preserve">Доверенность на </w:t>
      </w:r>
      <w:r>
        <w:rPr>
          <w:rFonts w:ascii="Times New Roman" w:hAnsi="Times New Roman" w:cs="Times New Roman"/>
          <w:b/>
          <w:bCs/>
          <w:color w:val="000000"/>
          <w:sz w:val="32"/>
          <w:szCs w:val="32"/>
          <w:shd w:val="clear" w:color="auto" w:fill="FFFFFF"/>
          <w:lang w:val="ru-RU"/>
        </w:rPr>
        <w:t>использование</w:t>
      </w:r>
      <w:r>
        <w:rPr>
          <w:rFonts w:hint="default" w:ascii="Times New Roman" w:hAnsi="Times New Roman" w:cs="Times New Roman"/>
          <w:b/>
          <w:bCs/>
          <w:color w:val="000000"/>
          <w:sz w:val="32"/>
          <w:szCs w:val="32"/>
          <w:shd w:val="clear" w:color="auto" w:fill="FFFFFF"/>
          <w:lang w:val="ru-RU"/>
        </w:rPr>
        <w:t xml:space="preserve"> </w:t>
      </w:r>
      <w:r>
        <w:rPr>
          <w:rFonts w:ascii="Times New Roman" w:hAnsi="Times New Roman" w:cs="Times New Roman"/>
          <w:b/>
          <w:bCs/>
          <w:color w:val="000000"/>
          <w:sz w:val="32"/>
          <w:szCs w:val="32"/>
          <w:shd w:val="clear" w:color="auto" w:fill="FFFFFF"/>
        </w:rPr>
        <w:t>дипломной работ</w:t>
      </w:r>
      <w:r>
        <w:rPr>
          <w:rFonts w:ascii="Times New Roman" w:hAnsi="Times New Roman" w:cs="Times New Roman"/>
          <w:b/>
          <w:bCs/>
          <w:color w:val="000000"/>
          <w:sz w:val="32"/>
          <w:szCs w:val="32"/>
          <w:shd w:val="clear" w:color="auto" w:fill="FFFFFF"/>
          <w:lang w:val="ru-RU"/>
        </w:rPr>
        <w:t>ы</w:t>
      </w:r>
    </w:p>
    <w:p w14:paraId="0CA02ED6">
      <w:pPr>
        <w:keepNext w:val="0"/>
        <w:keepLines w:val="0"/>
        <w:pageBreakBefore w:val="0"/>
        <w:widowControl w:val="0"/>
        <w:kinsoku/>
        <w:wordWrap/>
        <w:overflowPunct/>
        <w:topLinePunct w:val="0"/>
        <w:autoSpaceDE/>
        <w:autoSpaceDN/>
        <w:bidi w:val="0"/>
        <w:adjustRightInd/>
        <w:snapToGrid/>
        <w:spacing w:line="360" w:lineRule="exact"/>
        <w:ind w:firstLine="560" w:firstLineChars="200"/>
        <w:jc w:val="both"/>
        <w:textAlignment w:val="auto"/>
        <w:rPr>
          <w:rFonts w:ascii="Times New Roman" w:hAnsi="Times New Roman" w:cs="Times New Roman"/>
          <w:color w:val="000000"/>
          <w:sz w:val="28"/>
          <w:szCs w:val="28"/>
          <w:shd w:val="clear" w:color="auto" w:fill="FFFFFF"/>
        </w:rPr>
      </w:pPr>
    </w:p>
    <w:p w14:paraId="005AFE1D">
      <w:pPr>
        <w:keepNext w:val="0"/>
        <w:keepLines w:val="0"/>
        <w:pageBreakBefore w:val="0"/>
        <w:widowControl w:val="0"/>
        <w:kinsoku/>
        <w:wordWrap/>
        <w:overflowPunct/>
        <w:topLinePunct w:val="0"/>
        <w:autoSpaceDE/>
        <w:autoSpaceDN/>
        <w:bidi w:val="0"/>
        <w:adjustRightInd/>
        <w:snapToGrid/>
        <w:spacing w:line="360" w:lineRule="exact"/>
        <w:ind w:firstLine="560" w:firstLineChars="200"/>
        <w:jc w:val="both"/>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Я полностью </w:t>
      </w:r>
      <w:r>
        <w:rPr>
          <w:rFonts w:ascii="Times New Roman" w:hAnsi="Times New Roman" w:cs="Times New Roman"/>
          <w:color w:val="000000"/>
          <w:sz w:val="28"/>
          <w:szCs w:val="28"/>
          <w:shd w:val="clear" w:color="auto" w:fill="FFFFFF"/>
          <w:lang w:val="ru-RU"/>
        </w:rPr>
        <w:t>ознакомлен</w:t>
      </w:r>
      <w:r>
        <w:rPr>
          <w:rFonts w:hint="default" w:ascii="Times New Roman" w:hAnsi="Times New Roman" w:cs="Times New Roman"/>
          <w:color w:val="000000"/>
          <w:sz w:val="28"/>
          <w:szCs w:val="28"/>
          <w:shd w:val="clear" w:color="auto" w:fill="FFFFFF"/>
          <w:lang w:val="ru-RU"/>
        </w:rPr>
        <w:t xml:space="preserve"> с </w:t>
      </w:r>
      <w:r>
        <w:rPr>
          <w:rFonts w:ascii="Times New Roman" w:hAnsi="Times New Roman" w:cs="Times New Roman"/>
          <w:color w:val="000000"/>
          <w:sz w:val="28"/>
          <w:szCs w:val="28"/>
          <w:shd w:val="clear" w:color="auto" w:fill="FFFFFF"/>
        </w:rPr>
        <w:t>правила</w:t>
      </w:r>
      <w:r>
        <w:rPr>
          <w:rFonts w:ascii="Times New Roman" w:hAnsi="Times New Roman" w:cs="Times New Roman"/>
          <w:color w:val="000000"/>
          <w:sz w:val="28"/>
          <w:szCs w:val="28"/>
          <w:shd w:val="clear" w:color="auto" w:fill="FFFFFF"/>
          <w:lang w:val="ru-RU"/>
        </w:rPr>
        <w:t>ми</w:t>
      </w:r>
      <w:r>
        <w:rPr>
          <w:rFonts w:ascii="Times New Roman" w:hAnsi="Times New Roman" w:cs="Times New Roman"/>
          <w:color w:val="000000"/>
          <w:sz w:val="28"/>
          <w:szCs w:val="28"/>
          <w:shd w:val="clear" w:color="auto" w:fill="FFFFFF"/>
        </w:rPr>
        <w:t xml:space="preserve"> Совместного университета МГУ-ППИ в Шэньчжэне в отношении </w:t>
      </w:r>
      <w:r>
        <w:rPr>
          <w:rFonts w:ascii="Times New Roman" w:hAnsi="Times New Roman" w:cs="Times New Roman"/>
          <w:color w:val="000000"/>
          <w:sz w:val="28"/>
          <w:szCs w:val="28"/>
          <w:shd w:val="clear" w:color="auto" w:fill="FFFFFF"/>
          <w:lang w:val="ru-RU"/>
        </w:rPr>
        <w:t>сбора</w:t>
      </w:r>
      <w:r>
        <w:rPr>
          <w:rFonts w:ascii="Times New Roman" w:hAnsi="Times New Roman" w:cs="Times New Roman"/>
          <w:color w:val="000000"/>
          <w:sz w:val="28"/>
          <w:szCs w:val="28"/>
          <w:shd w:val="clear" w:color="auto" w:fill="FFFFFF"/>
        </w:rPr>
        <w:t>, хранени</w:t>
      </w:r>
      <w:r>
        <w:rPr>
          <w:rFonts w:ascii="Times New Roman" w:hAnsi="Times New Roman" w:cs="Times New Roman"/>
          <w:color w:val="000000"/>
          <w:sz w:val="28"/>
          <w:szCs w:val="28"/>
          <w:shd w:val="clear" w:color="auto" w:fill="FFFFFF"/>
          <w:lang w:val="ru-RU"/>
        </w:rPr>
        <w:t>я</w:t>
      </w:r>
      <w:r>
        <w:rPr>
          <w:rFonts w:ascii="Times New Roman" w:hAnsi="Times New Roman" w:cs="Times New Roman"/>
          <w:color w:val="000000"/>
          <w:sz w:val="28"/>
          <w:szCs w:val="28"/>
          <w:shd w:val="clear" w:color="auto" w:fill="FFFFFF"/>
        </w:rPr>
        <w:t xml:space="preserve"> и использовани</w:t>
      </w:r>
      <w:r>
        <w:rPr>
          <w:rFonts w:ascii="Times New Roman" w:hAnsi="Times New Roman" w:cs="Times New Roman"/>
          <w:color w:val="000000"/>
          <w:sz w:val="28"/>
          <w:szCs w:val="28"/>
          <w:shd w:val="clear" w:color="auto" w:fill="FFFFFF"/>
          <w:lang w:val="ru-RU"/>
        </w:rPr>
        <w:t>я</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дипломной работы, а именно:</w:t>
      </w:r>
    </w:p>
    <w:p w14:paraId="1FAC3ADE">
      <w:pPr>
        <w:keepNext w:val="0"/>
        <w:keepLines w:val="0"/>
        <w:pageBreakBefore w:val="0"/>
        <w:widowControl w:val="0"/>
        <w:numPr>
          <w:ilvl w:val="0"/>
          <w:numId w:val="3"/>
        </w:numPr>
        <w:kinsoku/>
        <w:wordWrap/>
        <w:overflowPunct/>
        <w:topLinePunct w:val="0"/>
        <w:autoSpaceDE/>
        <w:autoSpaceDN/>
        <w:bidi w:val="0"/>
        <w:adjustRightInd/>
        <w:snapToGrid/>
        <w:spacing w:line="360" w:lineRule="exact"/>
        <w:ind w:left="420" w:leftChars="0" w:hanging="420" w:firstLineChars="0"/>
        <w:jc w:val="both"/>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в соответствии с требованиями </w:t>
      </w:r>
      <w:r>
        <w:rPr>
          <w:rFonts w:ascii="Times New Roman" w:hAnsi="Times New Roman" w:cs="Times New Roman"/>
          <w:color w:val="000000"/>
          <w:sz w:val="28"/>
          <w:szCs w:val="28"/>
          <w:shd w:val="clear" w:color="auto" w:fill="FFFFFF"/>
          <w:lang w:val="ru-RU"/>
        </w:rPr>
        <w:t>ВУЗа</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предоставляется</w:t>
      </w:r>
      <w:r>
        <w:rPr>
          <w:rFonts w:hint="default" w:ascii="Times New Roman" w:hAnsi="Times New Roman" w:cs="Times New Roman"/>
          <w:color w:val="000000"/>
          <w:sz w:val="28"/>
          <w:szCs w:val="28"/>
          <w:shd w:val="clear" w:color="auto" w:fill="FFFFFF"/>
          <w:lang w:val="ru-RU"/>
        </w:rPr>
        <w:t xml:space="preserve"> печатная</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и</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электронн</w:t>
      </w:r>
      <w:r>
        <w:rPr>
          <w:rFonts w:ascii="Times New Roman" w:hAnsi="Times New Roman" w:cs="Times New Roman"/>
          <w:color w:val="000000"/>
          <w:sz w:val="28"/>
          <w:szCs w:val="28"/>
          <w:shd w:val="clear" w:color="auto" w:fill="FFFFFF"/>
          <w:lang w:val="ru-RU"/>
        </w:rPr>
        <w:t>ая</w:t>
      </w:r>
      <w:r>
        <w:rPr>
          <w:rFonts w:hint="default" w:ascii="Times New Roman" w:hAnsi="Times New Roman" w:cs="Times New Roman"/>
          <w:color w:val="000000"/>
          <w:sz w:val="28"/>
          <w:szCs w:val="28"/>
          <w:shd w:val="clear" w:color="auto" w:fill="FFFFFF"/>
          <w:lang w:val="ru-RU"/>
        </w:rPr>
        <w:t xml:space="preserve"> версии</w:t>
      </w:r>
      <w:r>
        <w:rPr>
          <w:rFonts w:ascii="Times New Roman" w:hAnsi="Times New Roman" w:cs="Times New Roman"/>
          <w:color w:val="000000"/>
          <w:sz w:val="28"/>
          <w:szCs w:val="28"/>
          <w:shd w:val="clear" w:color="auto" w:fill="FFFFFF"/>
        </w:rPr>
        <w:t xml:space="preserve"> дипломной работы;</w:t>
      </w:r>
    </w:p>
    <w:p w14:paraId="7395273A">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ru-RU"/>
        </w:rPr>
        <w:t>ВУЗ</w:t>
      </w:r>
      <w:r>
        <w:rPr>
          <w:rFonts w:ascii="Times New Roman" w:hAnsi="Times New Roman" w:cs="Times New Roman"/>
          <w:color w:val="000000"/>
          <w:sz w:val="28"/>
          <w:szCs w:val="28"/>
          <w:shd w:val="clear" w:color="auto" w:fill="FFFFFF"/>
        </w:rPr>
        <w:t xml:space="preserve"> может применять </w:t>
      </w:r>
      <w:r>
        <w:rPr>
          <w:rFonts w:ascii="Times New Roman" w:hAnsi="Times New Roman" w:cs="Times New Roman"/>
          <w:color w:val="000000"/>
          <w:sz w:val="28"/>
          <w:szCs w:val="28"/>
          <w:shd w:val="clear" w:color="auto" w:fill="FFFFFF"/>
          <w:lang w:val="ru-RU"/>
        </w:rPr>
        <w:t>факсимиле</w:t>
      </w:r>
      <w:r>
        <w:rPr>
          <w:rFonts w:ascii="Times New Roman" w:hAnsi="Times New Roman" w:cs="Times New Roman"/>
          <w:color w:val="000000"/>
          <w:sz w:val="28"/>
          <w:szCs w:val="28"/>
          <w:shd w:val="clear" w:color="auto" w:fill="FFFFFF"/>
        </w:rPr>
        <w:t xml:space="preserve">, фотоофсетную печать или прочие методы </w:t>
      </w:r>
      <w:r>
        <w:rPr>
          <w:rFonts w:ascii="Times New Roman" w:hAnsi="Times New Roman" w:cs="Times New Roman"/>
          <w:color w:val="000000"/>
          <w:sz w:val="28"/>
          <w:szCs w:val="28"/>
          <w:shd w:val="clear" w:color="auto" w:fill="FFFFFF"/>
          <w:lang w:val="ru-RU"/>
        </w:rPr>
        <w:t>копирования</w:t>
      </w:r>
      <w:r>
        <w:rPr>
          <w:rFonts w:hint="default" w:ascii="Times New Roman" w:hAnsi="Times New Roman" w:cs="Times New Roman"/>
          <w:color w:val="000000"/>
          <w:sz w:val="28"/>
          <w:szCs w:val="28"/>
          <w:shd w:val="clear" w:color="auto" w:fill="FFFFFF"/>
          <w:lang w:val="ru-RU"/>
        </w:rPr>
        <w:t xml:space="preserve"> и </w:t>
      </w:r>
      <w:r>
        <w:rPr>
          <w:rFonts w:ascii="Times New Roman" w:hAnsi="Times New Roman" w:cs="Times New Roman"/>
          <w:color w:val="000000"/>
          <w:sz w:val="28"/>
          <w:szCs w:val="28"/>
          <w:shd w:val="clear" w:color="auto" w:fill="FFFFFF"/>
        </w:rPr>
        <w:t>хран</w:t>
      </w:r>
      <w:r>
        <w:rPr>
          <w:rFonts w:ascii="Times New Roman" w:hAnsi="Times New Roman" w:cs="Times New Roman"/>
          <w:color w:val="000000"/>
          <w:sz w:val="28"/>
          <w:szCs w:val="28"/>
          <w:shd w:val="clear" w:color="auto" w:fill="FFFFFF"/>
          <w:lang w:val="ru-RU"/>
        </w:rPr>
        <w:t>ения</w:t>
      </w:r>
      <w:r>
        <w:rPr>
          <w:rFonts w:ascii="Times New Roman" w:hAnsi="Times New Roman" w:cs="Times New Roman"/>
          <w:color w:val="000000"/>
          <w:sz w:val="28"/>
          <w:szCs w:val="28"/>
          <w:shd w:val="clear" w:color="auto" w:fill="FFFFFF"/>
        </w:rPr>
        <w:t xml:space="preserve"> дипломн</w:t>
      </w:r>
      <w:r>
        <w:rPr>
          <w:rFonts w:ascii="Times New Roman" w:hAnsi="Times New Roman" w:cs="Times New Roman"/>
          <w:color w:val="000000"/>
          <w:sz w:val="28"/>
          <w:szCs w:val="28"/>
          <w:shd w:val="clear" w:color="auto" w:fill="FFFFFF"/>
          <w:lang w:val="ru-RU"/>
        </w:rPr>
        <w:t>ой</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работ</w:t>
      </w:r>
      <w:r>
        <w:rPr>
          <w:rFonts w:ascii="Times New Roman" w:hAnsi="Times New Roman" w:cs="Times New Roman"/>
          <w:color w:val="000000"/>
          <w:sz w:val="28"/>
          <w:szCs w:val="28"/>
          <w:shd w:val="clear" w:color="auto" w:fill="FFFFFF"/>
          <w:lang w:val="ru-RU"/>
        </w:rPr>
        <w:t>ы</w:t>
      </w:r>
      <w:r>
        <w:rPr>
          <w:rFonts w:ascii="Times New Roman" w:hAnsi="Times New Roman" w:cs="Times New Roman"/>
          <w:color w:val="000000"/>
          <w:sz w:val="28"/>
          <w:szCs w:val="28"/>
          <w:shd w:val="clear" w:color="auto" w:fill="FFFFFF"/>
        </w:rPr>
        <w:t>;</w:t>
      </w:r>
    </w:p>
    <w:p w14:paraId="1B069196">
      <w:pPr>
        <w:keepNext w:val="0"/>
        <w:keepLines w:val="0"/>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jc w:val="both"/>
        <w:textAlignment w:val="auto"/>
        <w:rPr>
          <w:rFonts w:hint="default" w:ascii="Times New Roman" w:hAnsi="Times New Roman" w:cs="Times New Roman"/>
          <w:color w:val="000000"/>
          <w:sz w:val="28"/>
          <w:szCs w:val="28"/>
          <w:shd w:val="clear" w:color="auto" w:fill="FFFFFF"/>
          <w:lang w:val="ru-RU"/>
        </w:rPr>
      </w:pPr>
      <w:r>
        <w:rPr>
          <w:rFonts w:ascii="Times New Roman" w:hAnsi="Times New Roman" w:cs="Times New Roman"/>
          <w:color w:val="000000"/>
          <w:sz w:val="28"/>
          <w:szCs w:val="28"/>
          <w:shd w:val="clear" w:color="auto" w:fill="FFFFFF"/>
          <w:lang w:val="ru-RU"/>
        </w:rPr>
        <w:t>ВУЗ</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может</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 xml:space="preserve">отправлять дипломную работу в другие соответствующие </w:t>
      </w:r>
      <w:r>
        <w:rPr>
          <w:rFonts w:ascii="Times New Roman" w:hAnsi="Times New Roman" w:cs="Times New Roman"/>
          <w:color w:val="000000"/>
          <w:sz w:val="28"/>
          <w:szCs w:val="28"/>
          <w:shd w:val="clear" w:color="auto" w:fill="FFFFFF"/>
          <w:lang w:val="ru-RU"/>
        </w:rPr>
        <w:t>государственные</w:t>
      </w: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органы или учреждения</w:t>
      </w:r>
      <w:r>
        <w:rPr>
          <w:rFonts w:hint="default" w:ascii="Times New Roman" w:hAnsi="Times New Roman" w:cs="Times New Roman"/>
          <w:color w:val="000000"/>
          <w:sz w:val="28"/>
          <w:szCs w:val="28"/>
          <w:shd w:val="clear" w:color="auto" w:fill="FFFFFF"/>
          <w:lang w:val="ru-RU"/>
        </w:rPr>
        <w:t xml:space="preserve"> с целью</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lang w:val="ru-RU"/>
        </w:rPr>
        <w:t>ознакомления</w:t>
      </w:r>
      <w:r>
        <w:rPr>
          <w:rFonts w:hint="default" w:ascii="Times New Roman" w:hAnsi="Times New Roman" w:cs="Times New Roman"/>
          <w:color w:val="000000"/>
          <w:sz w:val="28"/>
          <w:szCs w:val="28"/>
          <w:shd w:val="clear" w:color="auto" w:fill="FFFFFF"/>
          <w:lang w:val="ru-RU"/>
        </w:rPr>
        <w:t xml:space="preserve"> и</w:t>
      </w:r>
      <w:r>
        <w:rPr>
          <w:rFonts w:ascii="Times New Roman" w:hAnsi="Times New Roman" w:cs="Times New Roman"/>
          <w:color w:val="000000"/>
          <w:sz w:val="28"/>
          <w:szCs w:val="28"/>
          <w:shd w:val="clear" w:color="auto" w:fill="FFFFFF"/>
        </w:rPr>
        <w:t xml:space="preserve"> выборочн</w:t>
      </w:r>
      <w:r>
        <w:rPr>
          <w:rFonts w:ascii="Times New Roman" w:hAnsi="Times New Roman" w:cs="Times New Roman"/>
          <w:color w:val="000000"/>
          <w:sz w:val="28"/>
          <w:szCs w:val="28"/>
          <w:shd w:val="clear" w:color="auto" w:fill="FFFFFF"/>
          <w:lang w:val="ru-RU"/>
        </w:rPr>
        <w:t>ой</w:t>
      </w:r>
      <w:r>
        <w:rPr>
          <w:rFonts w:ascii="Times New Roman" w:hAnsi="Times New Roman" w:cs="Times New Roman"/>
          <w:color w:val="000000"/>
          <w:sz w:val="28"/>
          <w:szCs w:val="28"/>
          <w:shd w:val="clear" w:color="auto" w:fill="FFFFFF"/>
        </w:rPr>
        <w:t xml:space="preserve"> проверк</w:t>
      </w:r>
      <w:r>
        <w:rPr>
          <w:rFonts w:ascii="Times New Roman" w:hAnsi="Times New Roman" w:cs="Times New Roman"/>
          <w:color w:val="000000"/>
          <w:sz w:val="28"/>
          <w:szCs w:val="28"/>
          <w:shd w:val="clear" w:color="auto" w:fill="FFFFFF"/>
          <w:lang w:val="ru-RU"/>
        </w:rPr>
        <w:t>и</w:t>
      </w:r>
      <w:r>
        <w:rPr>
          <w:rFonts w:hint="default" w:ascii="Times New Roman" w:hAnsi="Times New Roman" w:cs="Times New Roman"/>
          <w:color w:val="000000"/>
          <w:sz w:val="28"/>
          <w:szCs w:val="28"/>
          <w:shd w:val="clear" w:color="auto" w:fill="FFFFFF"/>
          <w:lang w:val="ru-RU"/>
        </w:rPr>
        <w:t>.</w:t>
      </w:r>
    </w:p>
    <w:p w14:paraId="10DBCB99">
      <w:pPr>
        <w:keepNext w:val="0"/>
        <w:keepLines w:val="0"/>
        <w:pageBreakBefore w:val="0"/>
        <w:widowControl w:val="0"/>
        <w:kinsoku/>
        <w:wordWrap/>
        <w:overflowPunct/>
        <w:topLinePunct w:val="0"/>
        <w:autoSpaceDE/>
        <w:autoSpaceDN/>
        <w:bidi w:val="0"/>
        <w:adjustRightInd/>
        <w:snapToGrid/>
        <w:spacing w:line="360" w:lineRule="exact"/>
        <w:ind w:firstLine="2240" w:firstLineChars="800"/>
        <w:jc w:val="both"/>
        <w:textAlignment w:val="auto"/>
        <w:rPr>
          <w:rFonts w:ascii="Times New Roman" w:hAnsi="Times New Roman" w:cs="Times New Roman"/>
          <w:color w:val="000000"/>
          <w:sz w:val="28"/>
          <w:szCs w:val="28"/>
          <w:shd w:val="clear" w:color="auto" w:fill="FFFFFF"/>
          <w:lang w:val="ru-RU"/>
        </w:rPr>
      </w:pPr>
    </w:p>
    <w:p w14:paraId="31B49F7A">
      <w:pPr>
        <w:keepNext w:val="0"/>
        <w:keepLines w:val="0"/>
        <w:pageBreakBefore w:val="0"/>
        <w:widowControl w:val="0"/>
        <w:kinsoku/>
        <w:wordWrap/>
        <w:overflowPunct/>
        <w:topLinePunct w:val="0"/>
        <w:autoSpaceDE/>
        <w:autoSpaceDN/>
        <w:bidi w:val="0"/>
        <w:adjustRightInd/>
        <w:snapToGrid/>
        <w:spacing w:line="360" w:lineRule="exact"/>
        <w:ind w:firstLine="2240" w:firstLineChars="800"/>
        <w:jc w:val="both"/>
        <w:textAlignment w:val="auto"/>
        <w:rPr>
          <w:rFonts w:ascii="Times New Roman" w:hAnsi="Times New Roman" w:cs="Times New Roman"/>
          <w:color w:val="000000"/>
          <w:sz w:val="28"/>
          <w:szCs w:val="28"/>
          <w:shd w:val="clear" w:color="auto" w:fill="FFFFFF"/>
          <w:lang w:val="ru-RU"/>
        </w:rPr>
      </w:pPr>
    </w:p>
    <w:p w14:paraId="67731FF5">
      <w:pPr>
        <w:keepNext w:val="0"/>
        <w:keepLines w:val="0"/>
        <w:pageBreakBefore w:val="0"/>
        <w:widowControl w:val="0"/>
        <w:kinsoku/>
        <w:wordWrap/>
        <w:overflowPunct/>
        <w:topLinePunct w:val="0"/>
        <w:autoSpaceDE/>
        <w:autoSpaceDN/>
        <w:bidi w:val="0"/>
        <w:adjustRightInd/>
        <w:snapToGrid/>
        <w:spacing w:line="360" w:lineRule="exact"/>
        <w:ind w:firstLine="2240" w:firstLineChars="800"/>
        <w:jc w:val="both"/>
        <w:textAlignment w:val="auto"/>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ru-RU"/>
        </w:rPr>
        <w:t>Подпись</w:t>
      </w:r>
      <w:r>
        <w:rPr>
          <w:rFonts w:hint="default" w:ascii="Times New Roman" w:hAnsi="Times New Roman" w:cs="Times New Roman"/>
          <w:color w:val="000000"/>
          <w:sz w:val="28"/>
          <w:szCs w:val="28"/>
          <w:shd w:val="clear" w:color="auto" w:fill="FFFFFF"/>
          <w:lang w:val="ru-RU"/>
        </w:rPr>
        <w:t xml:space="preserve"> автора выпускной работы</w:t>
      </w:r>
      <w:r>
        <w:rPr>
          <w:rFonts w:ascii="Times New Roman" w:hAnsi="Times New Roman" w:cs="Times New Roman"/>
          <w:color w:val="000000"/>
          <w:sz w:val="28"/>
          <w:szCs w:val="28"/>
          <w:shd w:val="clear" w:color="auto" w:fill="FFFFFF"/>
        </w:rPr>
        <w:t xml:space="preserve"> (проект</w:t>
      </w:r>
      <w:r>
        <w:rPr>
          <w:rFonts w:ascii="Times New Roman" w:hAnsi="Times New Roman" w:cs="Times New Roman"/>
          <w:color w:val="000000"/>
          <w:sz w:val="28"/>
          <w:szCs w:val="28"/>
          <w:shd w:val="clear" w:color="auto" w:fill="FFFFFF"/>
          <w:lang w:val="ru-RU"/>
        </w:rPr>
        <w:t>а</w:t>
      </w:r>
      <w:r>
        <w:rPr>
          <w:rFonts w:ascii="Times New Roman" w:hAnsi="Times New Roman" w:cs="Times New Roman"/>
          <w:color w:val="000000"/>
          <w:sz w:val="28"/>
          <w:szCs w:val="28"/>
          <w:shd w:val="clear" w:color="auto" w:fill="FFFFFF"/>
        </w:rPr>
        <w:t>):</w:t>
      </w:r>
    </w:p>
    <w:p w14:paraId="4C90DCC9">
      <w:pPr>
        <w:keepNext w:val="0"/>
        <w:keepLines w:val="0"/>
        <w:pageBreakBefore w:val="0"/>
        <w:widowControl w:val="0"/>
        <w:kinsoku/>
        <w:wordWrap/>
        <w:overflowPunct/>
        <w:topLinePunct w:val="0"/>
        <w:autoSpaceDE/>
        <w:autoSpaceDN/>
        <w:bidi w:val="0"/>
        <w:adjustRightInd/>
        <w:snapToGrid/>
        <w:spacing w:line="360" w:lineRule="exact"/>
        <w:ind w:firstLine="3780" w:firstLineChars="1350"/>
        <w:jc w:val="both"/>
        <w:textAlignment w:val="auto"/>
        <w:rPr>
          <w:rFonts w:hint="default" w:ascii="Times New Roman" w:hAnsi="Times New Roman" w:cs="Times New Roman"/>
          <w:color w:val="000000"/>
          <w:sz w:val="28"/>
          <w:szCs w:val="28"/>
          <w:shd w:val="clear" w:color="auto" w:fill="FFFFFF"/>
          <w:lang w:val="ru-RU"/>
        </w:rPr>
      </w:pPr>
      <w:r>
        <w:rPr>
          <w:rFonts w:ascii="Times New Roman" w:hAnsi="Times New Roman" w:cs="Times New Roman"/>
          <w:color w:val="000000"/>
          <w:sz w:val="28"/>
          <w:szCs w:val="28"/>
          <w:shd w:val="clear" w:color="auto" w:fill="FFFFFF"/>
          <w:lang w:val="ru-RU"/>
        </w:rPr>
        <w:t>Подпись</w:t>
      </w:r>
      <w:r>
        <w:rPr>
          <w:rFonts w:hint="default" w:ascii="Times New Roman" w:hAnsi="Times New Roman" w:cs="Times New Roman"/>
          <w:color w:val="000000"/>
          <w:sz w:val="28"/>
          <w:szCs w:val="28"/>
          <w:shd w:val="clear" w:color="auto" w:fill="FFFFFF"/>
          <w:lang w:val="ru-RU"/>
        </w:rPr>
        <w:t xml:space="preserve"> научного руководителя</w:t>
      </w:r>
      <w:r>
        <w:rPr>
          <w:rFonts w:ascii="Times New Roman" w:hAnsi="Times New Roman" w:cs="Times New Roman"/>
          <w:color w:val="000000"/>
          <w:sz w:val="28"/>
          <w:szCs w:val="28"/>
          <w:shd w:val="clear" w:color="auto" w:fill="FFFFFF"/>
        </w:rPr>
        <w:t>:</w:t>
      </w:r>
    </w:p>
    <w:p w14:paraId="1173149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sz w:val="28"/>
        </w:rPr>
      </w:pPr>
      <w:r>
        <w:rPr>
          <w:rFonts w:hint="default" w:ascii="Times New Roman" w:hAnsi="Times New Roman" w:cs="Times New Roman"/>
          <w:color w:val="000000"/>
          <w:sz w:val="28"/>
          <w:szCs w:val="28"/>
          <w:shd w:val="clear" w:color="auto" w:fill="FFFFFF"/>
          <w:lang w:val="ru-RU"/>
        </w:rPr>
        <w:t xml:space="preserve">                     </w:t>
      </w:r>
      <w:r>
        <w:rPr>
          <w:rFonts w:ascii="Times New Roman" w:hAnsi="Times New Roman" w:cs="Times New Roman"/>
          <w:color w:val="000000"/>
          <w:sz w:val="28"/>
          <w:szCs w:val="28"/>
          <w:shd w:val="clear" w:color="auto" w:fill="FFFFFF"/>
        </w:rPr>
        <w:t>Дата: год      месяц       день</w:t>
      </w:r>
    </w:p>
    <w:p w14:paraId="5B580324">
      <w:pPr>
        <w:keepNext w:val="0"/>
        <w:keepLines w:val="0"/>
        <w:pageBreakBefore w:val="0"/>
        <w:widowControl w:val="0"/>
        <w:kinsoku/>
        <w:wordWrap/>
        <w:overflowPunct/>
        <w:topLinePunct w:val="0"/>
        <w:autoSpaceDE/>
        <w:autoSpaceDN/>
        <w:bidi w:val="0"/>
        <w:adjustRightInd/>
        <w:snapToGrid/>
        <w:spacing w:line="360" w:lineRule="auto"/>
        <w:ind w:firstLine="435"/>
        <w:jc w:val="distribute"/>
        <w:textAlignment w:val="auto"/>
        <w:rPr>
          <w:rFonts w:hint="eastAsia"/>
          <w:sz w:val="28"/>
        </w:rPr>
      </w:pPr>
    </w:p>
    <w:p w14:paraId="40794681">
      <w:pPr>
        <w:snapToGrid w:val="0"/>
        <w:ind w:firstLine="0"/>
        <w:jc w:val="center"/>
        <w:rPr>
          <w:rFonts w:hint="eastAsia" w:ascii="黑体" w:hAnsi="黑体" w:eastAsia="黑体"/>
          <w:b w:val="0"/>
          <w:bCs w:val="0"/>
          <w:sz w:val="32"/>
          <w:szCs w:val="32"/>
        </w:rPr>
      </w:pPr>
    </w:p>
    <w:p w14:paraId="75EE755F">
      <w:pPr>
        <w:snapToGrid w:val="0"/>
        <w:spacing w:before="312" w:beforeLines="100" w:after="312" w:afterLines="100"/>
        <w:ind w:firstLine="640"/>
        <w:jc w:val="center"/>
        <w:rPr>
          <w:rFonts w:ascii="黑体" w:hAnsi="黑体" w:eastAsia="黑体"/>
          <w:b w:val="0"/>
          <w:bCs w:val="0"/>
          <w:sz w:val="36"/>
          <w:szCs w:val="36"/>
        </w:rPr>
      </w:pPr>
      <w:commentRangeStart w:id="0"/>
      <w:r>
        <w:rPr>
          <w:rFonts w:hint="eastAsia" w:ascii="黑体" w:hAnsi="黑体" w:eastAsia="黑体"/>
          <w:b w:val="0"/>
          <w:bCs w:val="0"/>
          <w:sz w:val="36"/>
          <w:szCs w:val="36"/>
        </w:rPr>
        <w:t>摘</w:t>
      </w:r>
      <w:r>
        <w:rPr>
          <w:rFonts w:hint="eastAsia" w:ascii="黑体" w:hAnsi="黑体" w:eastAsia="黑体"/>
          <w:b w:val="0"/>
          <w:bCs w:val="0"/>
          <w:sz w:val="36"/>
          <w:szCs w:val="36"/>
          <w:lang w:val="en-US" w:eastAsia="zh-CN"/>
        </w:rPr>
        <w:t xml:space="preserve">    </w:t>
      </w:r>
      <w:r>
        <w:rPr>
          <w:rFonts w:hint="eastAsia" w:ascii="黑体" w:hAnsi="黑体" w:eastAsia="黑体"/>
          <w:b w:val="0"/>
          <w:bCs w:val="0"/>
          <w:sz w:val="36"/>
          <w:szCs w:val="36"/>
        </w:rPr>
        <w:t>要</w:t>
      </w:r>
      <w:commentRangeEnd w:id="0"/>
      <w:r>
        <w:commentReference w:id="0"/>
      </w:r>
      <w:r>
        <w:fldChar w:fldCharType="begin"/>
      </w:r>
      <w:r>
        <w:instrText xml:space="preserve">TC "摘 要" \f C \l "1"</w:instrText>
      </w:r>
      <w:r>
        <w:fldChar w:fldCharType="end"/>
      </w:r>
    </w:p>
    <w:p w14:paraId="6DE21429">
      <w:pPr>
        <w:snapToGrid w:val="0"/>
        <w:spacing w:line="360" w:lineRule="auto"/>
        <w:ind w:firstLine="480"/>
        <w:jc w:val="left"/>
        <w:rPr>
          <w:rFonts w:hint="eastAsia"/>
          <w:sz w:val="24"/>
          <w:szCs w:val="32"/>
        </w:rPr>
      </w:pPr>
    </w:p>
    <w:p w14:paraId="4F0B2004">
      <w:pPr>
        <w:snapToGrid w:val="0"/>
        <w:spacing w:line="360" w:lineRule="auto"/>
        <w:ind w:firstLine="480"/>
        <w:jc w:val="left"/>
        <w:rPr>
          <w:rFonts w:hint="eastAsia"/>
          <w:sz w:val="24"/>
          <w:szCs w:val="32"/>
        </w:rPr>
      </w:pPr>
      <w:r>
        <w:rPr>
          <w:rFonts w:hint="eastAsia"/>
          <w:sz w:val="24"/>
          <w:szCs w:val="32"/>
        </w:rPr>
        <w:t>随着质谱技术在蛋白质组学、代谢组学和生物标志物发现中的广泛应用，实验平台产生的谱图规模持续增长。传统谱图聚类方法通常需要在较大的候选空间内进行两两相似度计算，当谱图库不断扩展时，运行时间、内存占用和无效比较次数会明显增加。针对这一问题，本文围绕“数据库过滤+谱图聚类”的思路，设计了一种基于 SQLite 谱图库的候选过滤聚类算法，将前体质量、荷电状态和高强度峰索引作为数据库过滤条件，在缩小候选谱图对规模后再执行向量化相似度计算与图连通聚类。</w:t>
      </w:r>
    </w:p>
    <w:p w14:paraId="5A730F35">
      <w:pPr>
        <w:snapToGrid w:val="0"/>
        <w:spacing w:line="360" w:lineRule="auto"/>
        <w:ind w:firstLine="480"/>
        <w:jc w:val="left"/>
        <w:rPr>
          <w:rFonts w:hint="eastAsia"/>
          <w:sz w:val="24"/>
          <w:szCs w:val="32"/>
        </w:rPr>
      </w:pPr>
      <w:r>
        <w:rPr>
          <w:rFonts w:hint="eastAsia"/>
          <w:sz w:val="24"/>
          <w:szCs w:val="32"/>
        </w:rPr>
        <w:t>本文首先结合 TopLib 论文分析谱图表示、SQLite 谱图库结构、TopCluster 聚类流程和 library search 候选匹配逻辑；随后设计轻量化实验原型，给出从谱图入库、候选检索、相似度计算到聚类输出的完整算法框架；最后构造 440 条可复现模拟谱图，对 K-Means、谱聚类、层次聚类、DBSCAN 和本文算法进行对比。实验结果表明，在保持较好聚类质量的同时，本文算法将候选谱图对由 96580 对减少到 848 对，候选过滤率约为 99.12%，ARI 达到 0.8059，NMI 达到 0.8707，说明数据库过滤能够有效减少无效相似度计算，并提升面向谱图库场景的聚类效率。</w:t>
      </w:r>
    </w:p>
    <w:p w14:paraId="667E8AA3">
      <w:pPr>
        <w:snapToGrid w:val="0"/>
        <w:spacing w:line="360" w:lineRule="auto"/>
        <w:ind w:firstLine="480"/>
        <w:jc w:val="left"/>
        <w:rPr>
          <w:rFonts w:hint="eastAsia"/>
          <w:sz w:val="24"/>
          <w:szCs w:val="32"/>
        </w:rPr>
      </w:pPr>
    </w:p>
    <w:p w14:paraId="1EBDB40E">
      <w:pPr>
        <w:snapToGrid w:val="0"/>
        <w:spacing w:line="360" w:lineRule="auto"/>
        <w:ind w:firstLine="482"/>
        <w:jc w:val="left"/>
        <w:rPr>
          <w:rFonts w:hint="eastAsia" w:eastAsia="宋体"/>
          <w:lang w:val="en-US" w:eastAsia="zh-CN"/>
        </w:rPr>
        <w:sectPr>
          <w:headerReference r:id="rId6" w:type="first"/>
          <w:footerReference r:id="rId8" w:type="first"/>
          <w:headerReference r:id="rId5" w:type="default"/>
          <w:footerReference r:id="rId7" w:type="default"/>
          <w:pgSz w:w="11906" w:h="16838"/>
          <w:pgMar w:top="1134" w:right="850" w:bottom="1134" w:left="1701"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ascii="黑体" w:hAnsi="黑体" w:eastAsia="黑体"/>
          <w:b w:val="0"/>
          <w:i w:val="0"/>
          <w:color w:val="000000"/>
          <w:sz w:val="24"/>
        </w:rPr>
        <w:t>【关键词】</w:t>
      </w:r>
      <w:r>
        <w:rPr>
          <w:rFonts w:ascii="Times New Roman" w:hAnsi="Times New Roman" w:eastAsia="宋体"/>
          <w:b/>
          <w:i w:val="0"/>
          <w:color w:val="000000"/>
          <w:sz w:val="24"/>
        </w:rPr>
        <w:t>：</w:t>
      </w:r>
      <w:r>
        <w:rPr>
          <w:rFonts w:ascii="Times New Roman" w:hAnsi="Times New Roman" w:eastAsia="宋体"/>
          <w:b w:val="0"/>
          <w:i w:val="0"/>
          <w:color w:val="000000"/>
          <w:sz w:val="24"/>
        </w:rPr>
        <w:t>数据库过滤；谱图聚类；SQLite；候选检索；相似度计算</w:t>
      </w:r>
    </w:p>
    <w:p w14:paraId="3317C244">
      <w:pPr>
        <w:snapToGrid w:val="0"/>
        <w:spacing w:before="312" w:beforeLines="100" w:after="312" w:afterLines="100"/>
        <w:ind w:firstLine="643"/>
        <w:jc w:val="center"/>
        <w:rPr>
          <w:rFonts w:ascii="Times New Roman" w:hAnsi="Times New Roman" w:eastAsia="黑体" w:cs="Times New Roman"/>
          <w:b/>
          <w:bCs/>
          <w:sz w:val="32"/>
          <w:szCs w:val="32"/>
        </w:rPr>
      </w:pPr>
    </w:p>
    <w:p w14:paraId="4935ABE6">
      <w:pPr>
        <w:snapToGrid w:val="0"/>
        <w:spacing w:before="312" w:beforeLines="100" w:after="312" w:afterLines="100"/>
        <w:ind w:firstLine="643"/>
        <w:jc w:val="center"/>
        <w:rPr>
          <w:rFonts w:hint="default" w:ascii="Times New Roman" w:hAnsi="Times New Roman" w:eastAsia="黑体" w:cs="Times New Roman"/>
          <w:b/>
          <w:bCs/>
          <w:sz w:val="32"/>
          <w:szCs w:val="32"/>
          <w:lang w:val="ru-RU"/>
        </w:rPr>
      </w:pPr>
      <w:r>
        <w:rPr>
          <w:rFonts w:ascii="Times New Roman" w:hAnsi="Times New Roman" w:eastAsia="黑体" w:cs="Times New Roman"/>
          <w:b/>
          <w:bCs/>
          <w:sz w:val="32"/>
          <w:szCs w:val="32"/>
        </w:rPr>
        <w:t>Abstract</w:t>
      </w:r>
      <w:r>
        <w:fldChar w:fldCharType="begin"/>
      </w:r>
      <w:r>
        <w:instrText xml:space="preserve">TC "Abstract" \f C \l "1"</w:instrText>
      </w:r>
      <w:r>
        <w:fldChar w:fldCharType="end"/>
      </w:r>
    </w:p>
    <w:p w14:paraId="2F2B5CA9">
      <w:pPr>
        <w:snapToGrid w:val="0"/>
        <w:spacing w:line="360" w:lineRule="auto"/>
        <w:ind w:firstLine="480"/>
        <w:rPr>
          <w:rFonts w:hint="default" w:cs="Times New Roman"/>
          <w:sz w:val="24"/>
          <w:szCs w:val="32"/>
          <w:lang w:val="ru-RU"/>
        </w:rPr>
      </w:pPr>
      <w:r>
        <w:rPr>
          <w:rFonts w:hint="eastAsia" w:ascii="Times New Roman" w:hAnsi="Times New Roman" w:cs="Times New Roman"/>
          <w:sz w:val="24"/>
          <w:szCs w:val="32"/>
        </w:rPr>
        <w:t>With the increasing use of mass spectrometry in proteomics, metabolomics, and biomarker discovery, the number of spectra generated by experimental platforms continues to grow. Conventional spectrum clustering methods often compare a large number of spectrum pairs, which leads to high runtime cost, memory pressure, and many ineffective similarity calculations when the spectral library becomes larger. To address this problem, this thesis designs a database-filtering-based spectrum clustering algorithm. The proposed method stores spectra in an SQLite library, uses precursor mass, charge state, and high-intensity peak bins as database filtering conditions, and then performs vector similarity calculation and graph-connected clustering on the reduced candidate set.</w:t>
      </w:r>
    </w:p>
    <w:p w14:paraId="742FF5ED">
      <w:pPr>
        <w:snapToGrid w:val="0"/>
        <w:spacing w:line="360" w:lineRule="auto"/>
        <w:ind w:firstLine="480"/>
        <w:rPr>
          <w:rFonts w:hint="default" w:cs="Times New Roman"/>
          <w:sz w:val="24"/>
          <w:szCs w:val="32"/>
          <w:lang w:val="ru-RU"/>
        </w:rPr>
      </w:pPr>
      <w:r>
        <w:rPr>
          <w:rFonts w:hint="eastAsia" w:ascii="Times New Roman" w:hAnsi="Times New Roman" w:cs="Times New Roman"/>
          <w:sz w:val="24"/>
          <w:szCs w:val="32"/>
        </w:rPr>
        <w:t>The thesis first analyzes spectrum representation, SQLite spectral library schema, the TopCluster workflow, and library-search candidate matching based on the TopLib paper. It then designs a lightweight reproducible prototype and presents the complete workflow from spectrum storage and candidate retrieval to similarity calculation and clustering output. A reproducible experiment with 440 synthetic spectra is implemented to compare K-Means, spectral clustering, hierarchical clustering, DBSCAN, and the proposed method. The results show that the proposed method reduces candidate spectrum pairs from 96,580 to 848, achieving a candidate reduction rate of about 99.12%. It obtains an ARI of 0.8059 and an NMI of 0.8707, indicating that database filtering can effectively reduce ineffective comparisons and improve clustering efficiency in spectral library scenarios.</w:t>
      </w:r>
    </w:p>
    <w:p w14:paraId="2458C207">
      <w:pPr>
        <w:snapToGrid w:val="0"/>
        <w:spacing w:line="360" w:lineRule="auto"/>
        <w:ind w:firstLine="480"/>
        <w:rPr>
          <w:rFonts w:ascii="Times New Roman" w:hAnsi="Times New Roman" w:cs="Times New Roman"/>
          <w:szCs w:val="24"/>
        </w:rPr>
      </w:pPr>
    </w:p>
    <w:p w14:paraId="179E2FDA">
      <w:pPr>
        <w:jc w:val="left"/>
        <w:rPr>
          <w:rFonts w:ascii="Times New Roman" w:hAnsi="Times New Roman" w:cs="Times New Roman"/>
          <w:szCs w:val="24"/>
        </w:rPr>
      </w:pPr>
      <w:r>
        <w:rPr>
          <w:rFonts w:ascii="Times New Roman" w:hAnsi="Times New Roman" w:eastAsia="Times New Roman"/>
          <w:b/>
          <w:i w:val="0"/>
          <w:color w:val="000000"/>
          <w:sz w:val="24"/>
        </w:rPr>
        <w:t>【Key Words】</w:t>
      </w:r>
      <w:r>
        <w:rPr>
          <w:rFonts w:ascii="Times New Roman" w:hAnsi="Times New Roman" w:eastAsia="Times New Roman"/>
          <w:b w:val="0"/>
          <w:i w:val="0"/>
          <w:color w:val="000000"/>
          <w:sz w:val="24"/>
        </w:rPr>
        <w:t>: database filtering; spectrum clustering; SQLite; candidate retrieval; similarity calculation</w:t>
      </w:r>
    </w:p>
    <w:p w14:paraId="374628A8">
      <w:pPr>
        <w:jc w:val="both"/>
        <w:rPr>
          <w:rFonts w:ascii="Times New Roman" w:hAnsi="Times New Roman" w:cs="Times New Roman"/>
          <w:szCs w:val="24"/>
        </w:rPr>
      </w:pPr>
    </w:p>
    <w:p w14:paraId="1FB3C83F">
      <w:pPr>
        <w:jc w:val="both"/>
        <w:rPr>
          <w:rFonts w:ascii="Times New Roman" w:hAnsi="Times New Roman" w:cs="Times New Roman"/>
          <w:szCs w:val="24"/>
        </w:rPr>
      </w:pPr>
    </w:p>
    <w:p w14:paraId="67EFB358">
      <w:pPr>
        <w:jc w:val="center"/>
        <w:rPr>
          <w:rFonts w:hint="default" w:eastAsia="黑体" w:cs="Times New Roman"/>
          <w:b/>
          <w:bCs/>
          <w:sz w:val="32"/>
          <w:szCs w:val="32"/>
          <w:lang w:val="ru-RU"/>
        </w:rPr>
      </w:pPr>
    </w:p>
    <w:p w14:paraId="28F14DEE">
      <w:pPr>
        <w:jc w:val="center"/>
        <w:rPr>
          <w:rFonts w:hint="default" w:eastAsia="黑体" w:cs="Times New Roman"/>
          <w:b/>
          <w:bCs/>
          <w:sz w:val="32"/>
          <w:szCs w:val="32"/>
          <w:lang w:val="ru-RU"/>
        </w:rPr>
      </w:pPr>
    </w:p>
    <w:p w14:paraId="63667191">
      <w:pPr>
        <w:jc w:val="center"/>
        <w:rPr>
          <w:rFonts w:hint="default" w:eastAsia="黑体" w:cs="Times New Roman"/>
          <w:b/>
          <w:bCs/>
          <w:sz w:val="32"/>
          <w:szCs w:val="32"/>
          <w:lang w:val="ru-RU"/>
        </w:rPr>
      </w:pPr>
    </w:p>
    <w:p w14:paraId="4A5879E6">
      <w:pPr>
        <w:jc w:val="center"/>
        <w:rPr>
          <w:rFonts w:hint="default" w:eastAsia="黑体" w:cs="Times New Roman"/>
          <w:b/>
          <w:bCs/>
          <w:sz w:val="32"/>
          <w:szCs w:val="32"/>
          <w:lang w:val="ru-RU"/>
        </w:rPr>
      </w:pPr>
    </w:p>
    <w:p w14:paraId="62662AC5">
      <w:pPr>
        <w:jc w:val="center"/>
        <w:rPr>
          <w:rFonts w:hint="default" w:ascii="Times New Roman" w:hAnsi="Times New Roman" w:cs="Times New Roman"/>
          <w:szCs w:val="24"/>
          <w:lang w:val="ru-RU"/>
        </w:rPr>
      </w:pPr>
      <w:r>
        <w:rPr>
          <w:rFonts w:hint="default" w:eastAsia="黑体" w:cs="Times New Roman"/>
          <w:b/>
          <w:bCs/>
          <w:sz w:val="32"/>
          <w:szCs w:val="32"/>
          <w:lang w:val="ru-RU"/>
        </w:rPr>
        <w:t>Аннотация</w:t>
      </w:r>
      <w:r>
        <w:fldChar w:fldCharType="begin"/>
      </w:r>
      <w:r>
        <w:instrText xml:space="preserve">TC "Аннотация" \f C \l "1"</w:instrText>
      </w:r>
      <w:r>
        <w:fldChar w:fldCharType="end"/>
      </w:r>
    </w:p>
    <w:p w14:paraId="057CF3DE">
      <w:pPr>
        <w:jc w:val="both"/>
        <w:rPr>
          <w:rFonts w:ascii="Times New Roman" w:hAnsi="Times New Roman" w:cs="Times New Roman"/>
          <w:szCs w:val="24"/>
        </w:rPr>
      </w:pPr>
    </w:p>
    <w:p w14:paraId="2722F19C">
      <w:pPr>
        <w:snapToGrid w:val="0"/>
        <w:spacing w:line="360" w:lineRule="auto"/>
        <w:ind w:firstLine="480"/>
        <w:rPr>
          <w:rFonts w:ascii="Times New Roman" w:hAnsi="Times New Roman" w:cs="Times New Roman"/>
          <w:color w:val="auto"/>
          <w:sz w:val="28"/>
          <w:szCs w:val="28"/>
          <w:shd w:val="clear" w:color="auto" w:fill="FFFFFF"/>
        </w:rPr>
      </w:pPr>
      <w:r>
        <w:rPr>
          <w:rFonts w:hint="default" w:ascii="Times New Roman" w:hAnsi="Times New Roman" w:cs="Times New Roman"/>
          <w:sz w:val="24"/>
          <w:szCs w:val="32"/>
        </w:rPr>
        <w:t>С развитием масс-спектрометрии в протеомике, метаболомике и поиске биомаркеров объем спектральных данных быстро увеличивается. Традиционные методы кластеризации спектров обычно требуют большого числа попарных сравнений, что приводит к росту времени выполнения, потребления памяти и числа неэффективных вычислений при расширении спектральной библиотеки. Для решения этой задачи в работе разработан алгоритм кластеризации масс-спектров на основе фильтрации базы данных. Спектры сохраняются в библиотеке SQLite, а масса прекурсора, зарядовое состояние и индексы интенсивных пиков используются как условия предварительной фильтрации кандидатов.</w:t>
      </w:r>
    </w:p>
    <w:p w14:paraId="20AD6817">
      <w:pPr>
        <w:snapToGrid w:val="0"/>
        <w:spacing w:line="360" w:lineRule="auto"/>
        <w:ind w:firstLine="480"/>
        <w:rPr>
          <w:rFonts w:ascii="Times New Roman" w:hAnsi="Times New Roman" w:cs="Times New Roman"/>
          <w:color w:val="auto"/>
          <w:sz w:val="28"/>
          <w:szCs w:val="28"/>
          <w:shd w:val="clear" w:color="auto" w:fill="FFFFFF"/>
        </w:rPr>
      </w:pPr>
      <w:r>
        <w:rPr>
          <w:rFonts w:hint="default" w:ascii="Times New Roman" w:hAnsi="Times New Roman" w:cs="Times New Roman"/>
          <w:sz w:val="24"/>
          <w:szCs w:val="32"/>
        </w:rPr>
        <w:t>В работе сначала анализируются представление спектров, структура базы SQLite, процесс TopCluster и логика library search на основе статьи TopLib. Затем реализуется воспроизводимый экспериментальный прототип, включающий запись спектров в базу данных, поиск кандидатов, вычисление сходства и получение кластеров. Эксперимент на 440 моделируемых спектрах показывает, что предложенный метод уменьшает число кандидатных пар с 96580 до 848, достигает ARI 0.8059 и NMI 0.8707, что подтверждает эффективность фильтрации базы данных для сокращения лишних сравнений.</w:t>
      </w:r>
    </w:p>
    <w:p w14:paraId="2FDB0227">
      <w:pPr>
        <w:jc w:val="both"/>
        <w:rPr>
          <w:rFonts w:ascii="Times New Roman" w:hAnsi="Times New Roman" w:cs="Times New Roman"/>
          <w:szCs w:val="24"/>
        </w:rPr>
      </w:pPr>
    </w:p>
    <w:p w14:paraId="17EA3309">
      <w:pPr>
        <w:jc w:val="left"/>
        <w:rPr>
          <w:rFonts w:hint="default" w:ascii="Times New Roman" w:hAnsi="Times New Roman" w:cs="Times New Roman"/>
          <w:b w:val="0"/>
          <w:bCs w:val="0"/>
          <w:szCs w:val="24"/>
          <w:lang w:val="ru-RU"/>
        </w:rPr>
      </w:pPr>
      <w:r>
        <w:rPr>
          <w:rFonts w:ascii="Times New Roman" w:hAnsi="Times New Roman" w:eastAsia="Times New Roman"/>
          <w:b/>
          <w:i w:val="0"/>
          <w:color w:val="000000"/>
          <w:sz w:val="24"/>
        </w:rPr>
        <w:t xml:space="preserve">【Ключевые слова】: </w:t>
      </w:r>
      <w:r>
        <w:rPr>
          <w:rFonts w:ascii="Times New Roman" w:hAnsi="Times New Roman" w:eastAsia="Times New Roman"/>
          <w:b w:val="0"/>
          <w:i w:val="0"/>
          <w:color w:val="000000"/>
          <w:sz w:val="24"/>
        </w:rPr>
        <w:t>фильтрация базы данных; кластеризация спектров; SQLite; поиск кандидатов; вычисление сходства</w:t>
      </w:r>
    </w:p>
    <w:p w14:paraId="7E942CE4">
      <w:pPr>
        <w:sectPr>
          <w:headerReference r:id="rId9" w:type="default"/>
          <w:footerReference r:id="rId10" w:type="default"/>
          <w:footnotePr>
            <w:numFmt w:val="decimal"/>
          </w:footnotePr>
          <w:pgSz w:w="11906" w:h="16838"/>
          <w:pgMar w:top="1440" w:right="1797" w:bottom="1440" w:left="1797" w:header="851" w:footer="992" w:gutter="0"/>
          <w:pgBorders>
            <w:top w:val="none" w:sz="0" w:space="0"/>
            <w:left w:val="none" w:sz="0" w:space="0"/>
            <w:bottom w:val="none" w:sz="0" w:space="0"/>
            <w:right w:val="none" w:sz="0" w:space="0"/>
          </w:pgBorders>
          <w:pgNumType w:fmt="decimal"/>
          <w:cols w:space="425" w:num="1"/>
          <w:docGrid w:type="linesAndChars" w:linePitch="312" w:charSpace="0"/>
        </w:sectPr>
      </w:pPr>
    </w:p>
    <w:sdt>
      <w:sdtPr>
        <w:alias w:val="Table of Contents"/>
        <w:tag w:val="TOC"/>
        <w:id w:val="654210161"/>
        <w:docPartObj>
          <w:docPartGallery w:val="Table of Contents"/>
          <w:docPartUnique/>
        </w:docPartObj>
      </w:sdtPr>
      <w:sdtContent>
        <w:p w14:paraId="3E98419F">
          <w:pPr>
            <w:spacing w:before="0" w:after="0" w:line="360" w:lineRule="auto"/>
            <w:ind w:left="0" w:right="0"/>
            <w:jc w:val="center"/>
          </w:pPr>
          <w:r>
            <w:rPr>
              <w:rFonts w:ascii="黑体" w:hAnsi="黑体" w:eastAsia="黑体"/>
              <w:b/>
              <w:i w:val="0"/>
              <w:color w:val="000000"/>
              <w:sz w:val="36"/>
            </w:rPr>
            <w:t>目    录</w:t>
          </w:r>
        </w:p>
        <w:p w14:paraId="40FFF1FB">
          <w:pPr>
            <w:spacing w:before="0" w:after="0"/>
          </w:pPr>
          <w:r>
            <w:fldChar w:fldCharType="begin"/>
          </w:r>
          <w:r>
            <w:instrText xml:space="preserve">TOC \o "1-3" \h \z \f C </w:instrText>
          </w:r>
          <w:r>
            <w:fldChar w:fldCharType="separate"/>
          </w:r>
        </w:p>
        <w:p w14:paraId="1223D8B5">
          <w:pPr>
            <w:pStyle w:val="12"/>
            <w:tabs>
              <w:tab w:val="right" w:leader="dot" w:pos="8300"/>
            </w:tabs>
            <w:spacing w:before="0" w:after="0" w:line="360" w:lineRule="auto"/>
            <w:ind w:left="0" w:right="0"/>
            <w:jc w:val="left"/>
          </w:pPr>
          <w:r>
            <w:rPr>
              <w:rFonts w:ascii="Times New Roman" w:hAnsi="Times New Roman" w:eastAsia="宋体"/>
              <w:b/>
              <w:i w:val="0"/>
              <w:color w:val="000000"/>
              <w:sz w:val="28"/>
            </w:rPr>
            <w:t>摘 要</w:t>
          </w:r>
          <w:r>
            <w:rPr>
              <w:rFonts w:ascii="Times New Roman" w:hAnsi="Times New Roman" w:eastAsia="宋体"/>
              <w:b/>
              <w:i w:val="0"/>
              <w:color w:val="000000"/>
              <w:sz w:val="28"/>
            </w:rPr>
            <w:tab/>
          </w:r>
          <w:r>
            <w:rPr>
              <w:rFonts w:ascii="Times New Roman" w:hAnsi="Times New Roman" w:eastAsia="宋体"/>
              <w:b/>
              <w:i w:val="0"/>
              <w:color w:val="000000"/>
              <w:sz w:val="28"/>
            </w:rPr>
            <w:t>5</w:t>
          </w:r>
        </w:p>
        <w:p w14:paraId="7D82DEAA">
          <w:pPr>
            <w:pStyle w:val="12"/>
            <w:tabs>
              <w:tab w:val="right" w:leader="dot" w:pos="8300"/>
            </w:tabs>
            <w:spacing w:before="0" w:after="0" w:line="360" w:lineRule="auto"/>
            <w:ind w:left="0" w:right="0"/>
            <w:jc w:val="left"/>
          </w:pPr>
          <w:r>
            <w:rPr>
              <w:rFonts w:ascii="Times New Roman" w:hAnsi="Times New Roman" w:eastAsia="宋体"/>
              <w:b/>
              <w:i w:val="0"/>
              <w:color w:val="000000"/>
              <w:sz w:val="28"/>
            </w:rPr>
            <w:t>Abstract</w:t>
          </w:r>
          <w:r>
            <w:rPr>
              <w:rFonts w:ascii="Times New Roman" w:hAnsi="Times New Roman" w:eastAsia="宋体"/>
              <w:b/>
              <w:i w:val="0"/>
              <w:color w:val="000000"/>
              <w:sz w:val="28"/>
            </w:rPr>
            <w:tab/>
          </w:r>
          <w:r>
            <w:rPr>
              <w:rFonts w:ascii="Times New Roman" w:hAnsi="Times New Roman" w:eastAsia="宋体"/>
              <w:b/>
              <w:i w:val="0"/>
              <w:color w:val="000000"/>
              <w:sz w:val="28"/>
            </w:rPr>
            <w:t>7</w:t>
          </w:r>
        </w:p>
        <w:p w14:paraId="3FF30EB3">
          <w:pPr>
            <w:pStyle w:val="12"/>
            <w:tabs>
              <w:tab w:val="right" w:leader="dot" w:pos="8300"/>
            </w:tabs>
            <w:spacing w:before="0" w:after="0" w:line="360" w:lineRule="auto"/>
            <w:ind w:left="0" w:right="0"/>
            <w:jc w:val="left"/>
          </w:pPr>
          <w:r>
            <w:rPr>
              <w:rFonts w:ascii="Times New Roman" w:hAnsi="Times New Roman" w:eastAsia="宋体"/>
              <w:b/>
              <w:i w:val="0"/>
              <w:color w:val="000000"/>
              <w:sz w:val="28"/>
            </w:rPr>
            <w:t>Аннотация</w:t>
          </w:r>
          <w:r>
            <w:rPr>
              <w:rFonts w:ascii="Times New Roman" w:hAnsi="Times New Roman" w:eastAsia="宋体"/>
              <w:b/>
              <w:i w:val="0"/>
              <w:color w:val="000000"/>
              <w:sz w:val="28"/>
            </w:rPr>
            <w:tab/>
          </w:r>
          <w:r>
            <w:rPr>
              <w:rFonts w:ascii="Times New Roman" w:hAnsi="Times New Roman" w:eastAsia="宋体"/>
              <w:b/>
              <w:i w:val="0"/>
              <w:color w:val="000000"/>
              <w:sz w:val="28"/>
            </w:rPr>
            <w:t>8</w:t>
          </w:r>
        </w:p>
        <w:p w14:paraId="205288E5">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第1章 绪论</w:t>
          </w:r>
          <w:r>
            <w:rPr>
              <w:rFonts w:ascii="Times New Roman" w:hAnsi="Times New Roman" w:eastAsia="宋体"/>
              <w:b/>
              <w:i w:val="0"/>
              <w:color w:val="000000"/>
              <w:sz w:val="28"/>
            </w:rPr>
            <w:tab/>
          </w:r>
          <w:r>
            <w:rPr>
              <w:rFonts w:ascii="Times New Roman" w:hAnsi="Times New Roman" w:eastAsia="宋体"/>
              <w:b/>
              <w:i w:val="0"/>
              <w:color w:val="000000"/>
              <w:sz w:val="28"/>
            </w:rPr>
            <w:t>12</w:t>
          </w:r>
        </w:p>
        <w:p w14:paraId="233CCB88">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1.1 研究背景</w:t>
          </w:r>
          <w:r>
            <w:rPr>
              <w:rFonts w:ascii="Times New Roman" w:hAnsi="Times New Roman" w:eastAsia="宋体"/>
              <w:b w:val="0"/>
              <w:i w:val="0"/>
              <w:color w:val="000000"/>
              <w:sz w:val="28"/>
            </w:rPr>
            <w:tab/>
          </w:r>
          <w:r>
            <w:rPr>
              <w:rFonts w:ascii="Times New Roman" w:hAnsi="Times New Roman" w:eastAsia="宋体"/>
              <w:b w:val="0"/>
              <w:i w:val="0"/>
              <w:color w:val="000000"/>
              <w:sz w:val="28"/>
            </w:rPr>
            <w:t>12</w:t>
          </w:r>
        </w:p>
        <w:p w14:paraId="23785B6E">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1.2 研究意义</w:t>
          </w:r>
          <w:r>
            <w:rPr>
              <w:rFonts w:ascii="Times New Roman" w:hAnsi="Times New Roman" w:eastAsia="宋体"/>
              <w:b w:val="0"/>
              <w:i w:val="0"/>
              <w:color w:val="000000"/>
              <w:sz w:val="28"/>
            </w:rPr>
            <w:tab/>
          </w:r>
          <w:r>
            <w:rPr>
              <w:rFonts w:ascii="Times New Roman" w:hAnsi="Times New Roman" w:eastAsia="宋体"/>
              <w:b w:val="0"/>
              <w:i w:val="0"/>
              <w:color w:val="000000"/>
              <w:sz w:val="28"/>
            </w:rPr>
            <w:t>13</w:t>
          </w:r>
        </w:p>
        <w:p w14:paraId="72441CF4">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1.3 国内外研究现状</w:t>
          </w:r>
          <w:r>
            <w:rPr>
              <w:rFonts w:ascii="Times New Roman" w:hAnsi="Times New Roman" w:eastAsia="宋体"/>
              <w:b w:val="0"/>
              <w:i w:val="0"/>
              <w:color w:val="000000"/>
              <w:sz w:val="28"/>
            </w:rPr>
            <w:tab/>
          </w:r>
          <w:r>
            <w:rPr>
              <w:rFonts w:ascii="Times New Roman" w:hAnsi="Times New Roman" w:eastAsia="宋体"/>
              <w:b w:val="0"/>
              <w:i w:val="0"/>
              <w:color w:val="000000"/>
              <w:sz w:val="28"/>
            </w:rPr>
            <w:t>14</w:t>
          </w:r>
        </w:p>
        <w:p w14:paraId="696BDA92">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1.4 研究内容与论文结构</w:t>
          </w:r>
          <w:r>
            <w:rPr>
              <w:rFonts w:ascii="Times New Roman" w:hAnsi="Times New Roman" w:eastAsia="宋体"/>
              <w:b w:val="0"/>
              <w:i w:val="0"/>
              <w:color w:val="000000"/>
              <w:sz w:val="28"/>
            </w:rPr>
            <w:tab/>
          </w:r>
          <w:r>
            <w:rPr>
              <w:rFonts w:ascii="Times New Roman" w:hAnsi="Times New Roman" w:eastAsia="宋体"/>
              <w:b w:val="0"/>
              <w:i w:val="0"/>
              <w:color w:val="000000"/>
              <w:sz w:val="28"/>
            </w:rPr>
            <w:t>17</w:t>
          </w:r>
        </w:p>
        <w:p w14:paraId="5B8FBE09">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第2章 相关技术与理论基础</w:t>
          </w:r>
          <w:r>
            <w:rPr>
              <w:rFonts w:ascii="Times New Roman" w:hAnsi="Times New Roman" w:eastAsia="宋体"/>
              <w:b/>
              <w:i w:val="0"/>
              <w:color w:val="000000"/>
              <w:sz w:val="28"/>
            </w:rPr>
            <w:tab/>
          </w:r>
          <w:r>
            <w:rPr>
              <w:rFonts w:ascii="Times New Roman" w:hAnsi="Times New Roman" w:eastAsia="宋体"/>
              <w:b/>
              <w:i w:val="0"/>
              <w:color w:val="000000"/>
              <w:sz w:val="28"/>
            </w:rPr>
            <w:t>19</w:t>
          </w:r>
        </w:p>
        <w:p w14:paraId="485CAC76">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2.1 谱图数据与向量化表示</w:t>
          </w:r>
          <w:r>
            <w:rPr>
              <w:rFonts w:ascii="Times New Roman" w:hAnsi="Times New Roman" w:eastAsia="宋体"/>
              <w:b w:val="0"/>
              <w:i w:val="0"/>
              <w:color w:val="000000"/>
              <w:sz w:val="28"/>
            </w:rPr>
            <w:tab/>
          </w:r>
          <w:r>
            <w:rPr>
              <w:rFonts w:ascii="Times New Roman" w:hAnsi="Times New Roman" w:eastAsia="宋体"/>
              <w:b w:val="0"/>
              <w:i w:val="0"/>
              <w:color w:val="000000"/>
              <w:sz w:val="28"/>
            </w:rPr>
            <w:t>19</w:t>
          </w:r>
        </w:p>
        <w:p w14:paraId="6927AC76">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2.2 谱图相似度计算</w:t>
          </w:r>
          <w:r>
            <w:rPr>
              <w:rFonts w:ascii="Times New Roman" w:hAnsi="Times New Roman" w:eastAsia="宋体"/>
              <w:b w:val="0"/>
              <w:i w:val="0"/>
              <w:color w:val="000000"/>
              <w:sz w:val="28"/>
            </w:rPr>
            <w:tab/>
          </w:r>
          <w:r>
            <w:rPr>
              <w:rFonts w:ascii="Times New Roman" w:hAnsi="Times New Roman" w:eastAsia="宋体"/>
              <w:b w:val="0"/>
              <w:i w:val="0"/>
              <w:color w:val="000000"/>
              <w:sz w:val="28"/>
            </w:rPr>
            <w:t>21</w:t>
          </w:r>
        </w:p>
        <w:p w14:paraId="21E32B2A">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2.3 常见聚类算法</w:t>
          </w:r>
          <w:r>
            <w:rPr>
              <w:rFonts w:ascii="Times New Roman" w:hAnsi="Times New Roman" w:eastAsia="宋体"/>
              <w:b w:val="0"/>
              <w:i w:val="0"/>
              <w:color w:val="000000"/>
              <w:sz w:val="28"/>
            </w:rPr>
            <w:tab/>
          </w:r>
          <w:r>
            <w:rPr>
              <w:rFonts w:ascii="Times New Roman" w:hAnsi="Times New Roman" w:eastAsia="宋体"/>
              <w:b w:val="0"/>
              <w:i w:val="0"/>
              <w:color w:val="000000"/>
              <w:sz w:val="28"/>
            </w:rPr>
            <w:t>22</w:t>
          </w:r>
        </w:p>
        <w:p w14:paraId="169C325C">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2.4 数据库过滤思想</w:t>
          </w:r>
          <w:r>
            <w:rPr>
              <w:rFonts w:ascii="Times New Roman" w:hAnsi="Times New Roman" w:eastAsia="宋体"/>
              <w:b w:val="0"/>
              <w:i w:val="0"/>
              <w:color w:val="000000"/>
              <w:sz w:val="28"/>
            </w:rPr>
            <w:tab/>
          </w:r>
          <w:r>
            <w:rPr>
              <w:rFonts w:ascii="Times New Roman" w:hAnsi="Times New Roman" w:eastAsia="宋体"/>
              <w:b w:val="0"/>
              <w:i w:val="0"/>
              <w:color w:val="000000"/>
              <w:sz w:val="28"/>
            </w:rPr>
            <w:t>24</w:t>
          </w:r>
        </w:p>
        <w:p w14:paraId="007E1D6E">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第3章 需求分析与总体设计</w:t>
          </w:r>
          <w:r>
            <w:rPr>
              <w:rFonts w:ascii="Times New Roman" w:hAnsi="Times New Roman" w:eastAsia="宋体"/>
              <w:b/>
              <w:i w:val="0"/>
              <w:color w:val="000000"/>
              <w:sz w:val="28"/>
            </w:rPr>
            <w:tab/>
          </w:r>
          <w:r>
            <w:rPr>
              <w:rFonts w:ascii="Times New Roman" w:hAnsi="Times New Roman" w:eastAsia="宋体"/>
              <w:b/>
              <w:i w:val="0"/>
              <w:color w:val="000000"/>
              <w:sz w:val="28"/>
            </w:rPr>
            <w:t>27</w:t>
          </w:r>
        </w:p>
        <w:p w14:paraId="1ED1869A">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3.1 问题定义</w:t>
          </w:r>
          <w:r>
            <w:rPr>
              <w:rFonts w:ascii="Times New Roman" w:hAnsi="Times New Roman" w:eastAsia="宋体"/>
              <w:b w:val="0"/>
              <w:i w:val="0"/>
              <w:color w:val="000000"/>
              <w:sz w:val="28"/>
            </w:rPr>
            <w:tab/>
          </w:r>
          <w:r>
            <w:rPr>
              <w:rFonts w:ascii="Times New Roman" w:hAnsi="Times New Roman" w:eastAsia="宋体"/>
              <w:b w:val="0"/>
              <w:i w:val="0"/>
              <w:color w:val="000000"/>
              <w:sz w:val="28"/>
            </w:rPr>
            <w:t>27</w:t>
          </w:r>
        </w:p>
        <w:p w14:paraId="3C55D234">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3.2 功能需求</w:t>
          </w:r>
          <w:r>
            <w:rPr>
              <w:rFonts w:ascii="Times New Roman" w:hAnsi="Times New Roman" w:eastAsia="宋体"/>
              <w:b w:val="0"/>
              <w:i w:val="0"/>
              <w:color w:val="000000"/>
              <w:sz w:val="28"/>
            </w:rPr>
            <w:tab/>
          </w:r>
          <w:r>
            <w:rPr>
              <w:rFonts w:ascii="Times New Roman" w:hAnsi="Times New Roman" w:eastAsia="宋体"/>
              <w:b w:val="0"/>
              <w:i w:val="0"/>
              <w:color w:val="000000"/>
              <w:sz w:val="28"/>
            </w:rPr>
            <w:t>27</w:t>
          </w:r>
        </w:p>
        <w:p w14:paraId="2C7A53DF">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3.3 非功能需求</w:t>
          </w:r>
          <w:r>
            <w:rPr>
              <w:rFonts w:ascii="Times New Roman" w:hAnsi="Times New Roman" w:eastAsia="宋体"/>
              <w:b w:val="0"/>
              <w:i w:val="0"/>
              <w:color w:val="000000"/>
              <w:sz w:val="28"/>
            </w:rPr>
            <w:tab/>
          </w:r>
          <w:r>
            <w:rPr>
              <w:rFonts w:ascii="Times New Roman" w:hAnsi="Times New Roman" w:eastAsia="宋体"/>
              <w:b w:val="0"/>
              <w:i w:val="0"/>
              <w:color w:val="000000"/>
              <w:sz w:val="28"/>
            </w:rPr>
            <w:t>29</w:t>
          </w:r>
        </w:p>
        <w:p w14:paraId="19231AE9">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3.4 总体流程设计</w:t>
          </w:r>
          <w:r>
            <w:rPr>
              <w:rFonts w:ascii="Times New Roman" w:hAnsi="Times New Roman" w:eastAsia="宋体"/>
              <w:b w:val="0"/>
              <w:i w:val="0"/>
              <w:color w:val="000000"/>
              <w:sz w:val="28"/>
            </w:rPr>
            <w:tab/>
          </w:r>
          <w:r>
            <w:rPr>
              <w:rFonts w:ascii="Times New Roman" w:hAnsi="Times New Roman" w:eastAsia="宋体"/>
              <w:b w:val="0"/>
              <w:i w:val="0"/>
              <w:color w:val="000000"/>
              <w:sz w:val="28"/>
            </w:rPr>
            <w:t>29</w:t>
          </w:r>
        </w:p>
        <w:p w14:paraId="30CDBC43">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第4章 数据库过滤谱图聚类算法设计</w:t>
          </w:r>
          <w:r>
            <w:rPr>
              <w:rFonts w:ascii="Times New Roman" w:hAnsi="Times New Roman" w:eastAsia="宋体"/>
              <w:b/>
              <w:i w:val="0"/>
              <w:color w:val="000000"/>
              <w:sz w:val="28"/>
            </w:rPr>
            <w:tab/>
          </w:r>
          <w:r>
            <w:rPr>
              <w:rFonts w:ascii="Times New Roman" w:hAnsi="Times New Roman" w:eastAsia="宋体"/>
              <w:b/>
              <w:i w:val="0"/>
              <w:color w:val="000000"/>
              <w:sz w:val="28"/>
            </w:rPr>
            <w:t>31</w:t>
          </w:r>
        </w:p>
        <w:p w14:paraId="1ECCF7D0">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4.1 数据库结构设计</w:t>
          </w:r>
          <w:r>
            <w:rPr>
              <w:rFonts w:ascii="Times New Roman" w:hAnsi="Times New Roman" w:eastAsia="宋体"/>
              <w:b w:val="0"/>
              <w:i w:val="0"/>
              <w:color w:val="000000"/>
              <w:sz w:val="28"/>
            </w:rPr>
            <w:tab/>
          </w:r>
          <w:r>
            <w:rPr>
              <w:rFonts w:ascii="Times New Roman" w:hAnsi="Times New Roman" w:eastAsia="宋体"/>
              <w:b w:val="0"/>
              <w:i w:val="0"/>
              <w:color w:val="000000"/>
              <w:sz w:val="28"/>
            </w:rPr>
            <w:t>31</w:t>
          </w:r>
        </w:p>
        <w:p w14:paraId="5766F37F">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4.2 候选过滤算法设计</w:t>
          </w:r>
          <w:r>
            <w:rPr>
              <w:rFonts w:ascii="Times New Roman" w:hAnsi="Times New Roman" w:eastAsia="宋体"/>
              <w:b w:val="0"/>
              <w:i w:val="0"/>
              <w:color w:val="000000"/>
              <w:sz w:val="28"/>
            </w:rPr>
            <w:tab/>
          </w:r>
          <w:r>
            <w:rPr>
              <w:rFonts w:ascii="Times New Roman" w:hAnsi="Times New Roman" w:eastAsia="宋体"/>
              <w:b w:val="0"/>
              <w:i w:val="0"/>
              <w:color w:val="000000"/>
              <w:sz w:val="28"/>
            </w:rPr>
            <w:t>33</w:t>
          </w:r>
        </w:p>
        <w:p w14:paraId="4D3984D4">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4.3 TopCluster 聚类策略</w:t>
          </w:r>
          <w:r>
            <w:rPr>
              <w:rFonts w:ascii="Times New Roman" w:hAnsi="Times New Roman" w:eastAsia="宋体"/>
              <w:b w:val="0"/>
              <w:i w:val="0"/>
              <w:color w:val="000000"/>
              <w:sz w:val="28"/>
            </w:rPr>
            <w:tab/>
          </w:r>
          <w:r>
            <w:rPr>
              <w:rFonts w:ascii="Times New Roman" w:hAnsi="Times New Roman" w:eastAsia="宋体"/>
              <w:b w:val="0"/>
              <w:i w:val="0"/>
              <w:color w:val="000000"/>
              <w:sz w:val="28"/>
            </w:rPr>
            <w:t>36</w:t>
          </w:r>
        </w:p>
        <w:p w14:paraId="3C0847A1">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4.4 复杂度分析</w:t>
          </w:r>
          <w:r>
            <w:rPr>
              <w:rFonts w:ascii="Times New Roman" w:hAnsi="Times New Roman" w:eastAsia="宋体"/>
              <w:b w:val="0"/>
              <w:i w:val="0"/>
              <w:color w:val="000000"/>
              <w:sz w:val="28"/>
            </w:rPr>
            <w:tab/>
          </w:r>
          <w:r>
            <w:rPr>
              <w:rFonts w:ascii="Times New Roman" w:hAnsi="Times New Roman" w:eastAsia="宋体"/>
              <w:b w:val="0"/>
              <w:i w:val="0"/>
              <w:color w:val="000000"/>
              <w:sz w:val="28"/>
            </w:rPr>
            <w:t>39</w:t>
          </w:r>
        </w:p>
        <w:p w14:paraId="211FC7E6">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第5章 系统实现</w:t>
          </w:r>
          <w:r>
            <w:rPr>
              <w:rFonts w:ascii="Times New Roman" w:hAnsi="Times New Roman" w:eastAsia="宋体"/>
              <w:b/>
              <w:i w:val="0"/>
              <w:color w:val="000000"/>
              <w:sz w:val="28"/>
            </w:rPr>
            <w:tab/>
          </w:r>
          <w:r>
            <w:rPr>
              <w:rFonts w:ascii="Times New Roman" w:hAnsi="Times New Roman" w:eastAsia="宋体"/>
              <w:b/>
              <w:i w:val="0"/>
              <w:color w:val="000000"/>
              <w:sz w:val="28"/>
            </w:rPr>
            <w:t>42</w:t>
          </w:r>
        </w:p>
        <w:p w14:paraId="2079CD75">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5.1 实验原型结构</w:t>
          </w:r>
          <w:r>
            <w:rPr>
              <w:rFonts w:ascii="Times New Roman" w:hAnsi="Times New Roman" w:eastAsia="宋体"/>
              <w:b w:val="0"/>
              <w:i w:val="0"/>
              <w:color w:val="000000"/>
              <w:sz w:val="28"/>
            </w:rPr>
            <w:tab/>
          </w:r>
          <w:r>
            <w:rPr>
              <w:rFonts w:ascii="Times New Roman" w:hAnsi="Times New Roman" w:eastAsia="宋体"/>
              <w:b w:val="0"/>
              <w:i w:val="0"/>
              <w:color w:val="000000"/>
              <w:sz w:val="28"/>
            </w:rPr>
            <w:t>42</w:t>
          </w:r>
        </w:p>
        <w:p w14:paraId="7C72AF6F">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5.2 谱图生成与入库实现</w:t>
          </w:r>
          <w:r>
            <w:rPr>
              <w:rFonts w:ascii="Times New Roman" w:hAnsi="Times New Roman" w:eastAsia="宋体"/>
              <w:b w:val="0"/>
              <w:i w:val="0"/>
              <w:color w:val="000000"/>
              <w:sz w:val="28"/>
            </w:rPr>
            <w:tab/>
          </w:r>
          <w:r>
            <w:rPr>
              <w:rFonts w:ascii="Times New Roman" w:hAnsi="Times New Roman" w:eastAsia="宋体"/>
              <w:b w:val="0"/>
              <w:i w:val="0"/>
              <w:color w:val="000000"/>
              <w:sz w:val="28"/>
            </w:rPr>
            <w:t>43</w:t>
          </w:r>
        </w:p>
        <w:p w14:paraId="6C48DF2E">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5.3 算法模块实现</w:t>
          </w:r>
          <w:r>
            <w:rPr>
              <w:rFonts w:ascii="Times New Roman" w:hAnsi="Times New Roman" w:eastAsia="宋体"/>
              <w:b w:val="0"/>
              <w:i w:val="0"/>
              <w:color w:val="000000"/>
              <w:sz w:val="28"/>
            </w:rPr>
            <w:tab/>
          </w:r>
          <w:r>
            <w:rPr>
              <w:rFonts w:ascii="Times New Roman" w:hAnsi="Times New Roman" w:eastAsia="宋体"/>
              <w:b w:val="0"/>
              <w:i w:val="0"/>
              <w:color w:val="000000"/>
              <w:sz w:val="28"/>
            </w:rPr>
            <w:t>44</w:t>
          </w:r>
        </w:p>
        <w:p w14:paraId="443D05C5">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5.4 结果导出实现</w:t>
          </w:r>
          <w:r>
            <w:rPr>
              <w:rFonts w:ascii="Times New Roman" w:hAnsi="Times New Roman" w:eastAsia="宋体"/>
              <w:b w:val="0"/>
              <w:i w:val="0"/>
              <w:color w:val="000000"/>
              <w:sz w:val="28"/>
            </w:rPr>
            <w:tab/>
          </w:r>
          <w:r>
            <w:rPr>
              <w:rFonts w:ascii="Times New Roman" w:hAnsi="Times New Roman" w:eastAsia="宋体"/>
              <w:b w:val="0"/>
              <w:i w:val="0"/>
              <w:color w:val="000000"/>
              <w:sz w:val="28"/>
            </w:rPr>
            <w:t>46</w:t>
          </w:r>
        </w:p>
        <w:p w14:paraId="2F7BC698">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第6章 实验测试与结果分析</w:t>
          </w:r>
          <w:r>
            <w:rPr>
              <w:rFonts w:ascii="Times New Roman" w:hAnsi="Times New Roman" w:eastAsia="宋体"/>
              <w:b/>
              <w:i w:val="0"/>
              <w:color w:val="000000"/>
              <w:sz w:val="28"/>
            </w:rPr>
            <w:tab/>
          </w:r>
          <w:r>
            <w:rPr>
              <w:rFonts w:ascii="Times New Roman" w:hAnsi="Times New Roman" w:eastAsia="宋体"/>
              <w:b/>
              <w:i w:val="0"/>
              <w:color w:val="000000"/>
              <w:sz w:val="28"/>
            </w:rPr>
            <w:t>47</w:t>
          </w:r>
        </w:p>
        <w:p w14:paraId="3A84DDD7">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6.1 实验环境与数据设置</w:t>
          </w:r>
          <w:r>
            <w:rPr>
              <w:rFonts w:ascii="Times New Roman" w:hAnsi="Times New Roman" w:eastAsia="宋体"/>
              <w:b w:val="0"/>
              <w:i w:val="0"/>
              <w:color w:val="000000"/>
              <w:sz w:val="28"/>
            </w:rPr>
            <w:tab/>
          </w:r>
          <w:r>
            <w:rPr>
              <w:rFonts w:ascii="Times New Roman" w:hAnsi="Times New Roman" w:eastAsia="宋体"/>
              <w:b w:val="0"/>
              <w:i w:val="0"/>
              <w:color w:val="000000"/>
              <w:sz w:val="28"/>
            </w:rPr>
            <w:t>47</w:t>
          </w:r>
        </w:p>
        <w:p w14:paraId="345ABE0D">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6.2 评价指标</w:t>
          </w:r>
          <w:r>
            <w:rPr>
              <w:rFonts w:ascii="Times New Roman" w:hAnsi="Times New Roman" w:eastAsia="宋体"/>
              <w:b w:val="0"/>
              <w:i w:val="0"/>
              <w:color w:val="000000"/>
              <w:sz w:val="28"/>
            </w:rPr>
            <w:tab/>
          </w:r>
          <w:r>
            <w:rPr>
              <w:rFonts w:ascii="Times New Roman" w:hAnsi="Times New Roman" w:eastAsia="宋体"/>
              <w:b w:val="0"/>
              <w:i w:val="0"/>
              <w:color w:val="000000"/>
              <w:sz w:val="28"/>
            </w:rPr>
            <w:t>49</w:t>
          </w:r>
        </w:p>
        <w:p w14:paraId="7C69F928">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6.3 聚类质量对比</w:t>
          </w:r>
          <w:r>
            <w:rPr>
              <w:rFonts w:ascii="Times New Roman" w:hAnsi="Times New Roman" w:eastAsia="宋体"/>
              <w:b w:val="0"/>
              <w:i w:val="0"/>
              <w:color w:val="000000"/>
              <w:sz w:val="28"/>
            </w:rPr>
            <w:tab/>
          </w:r>
          <w:r>
            <w:rPr>
              <w:rFonts w:ascii="Times New Roman" w:hAnsi="Times New Roman" w:eastAsia="宋体"/>
              <w:b w:val="0"/>
              <w:i w:val="0"/>
              <w:color w:val="000000"/>
              <w:sz w:val="28"/>
            </w:rPr>
            <w:t>51</w:t>
          </w:r>
        </w:p>
        <w:p w14:paraId="566C759C">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6.4 效率与候选过滤效果</w:t>
          </w:r>
          <w:r>
            <w:rPr>
              <w:rFonts w:ascii="Times New Roman" w:hAnsi="Times New Roman" w:eastAsia="宋体"/>
              <w:b w:val="0"/>
              <w:i w:val="0"/>
              <w:color w:val="000000"/>
              <w:sz w:val="28"/>
            </w:rPr>
            <w:tab/>
          </w:r>
          <w:r>
            <w:rPr>
              <w:rFonts w:ascii="Times New Roman" w:hAnsi="Times New Roman" w:eastAsia="宋体"/>
              <w:b w:val="0"/>
              <w:i w:val="0"/>
              <w:color w:val="000000"/>
              <w:sz w:val="28"/>
            </w:rPr>
            <w:t>54</w:t>
          </w:r>
        </w:p>
        <w:p w14:paraId="78C8ED50">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6.5 候选过滤参数敏感性分析</w:t>
          </w:r>
          <w:r>
            <w:rPr>
              <w:rFonts w:ascii="Times New Roman" w:hAnsi="Times New Roman" w:eastAsia="宋体"/>
              <w:b w:val="0"/>
              <w:i w:val="0"/>
              <w:color w:val="000000"/>
              <w:sz w:val="28"/>
            </w:rPr>
            <w:tab/>
          </w:r>
          <w:r>
            <w:rPr>
              <w:rFonts w:ascii="Times New Roman" w:hAnsi="Times New Roman" w:eastAsia="宋体"/>
              <w:b w:val="0"/>
              <w:i w:val="0"/>
              <w:color w:val="000000"/>
              <w:sz w:val="28"/>
            </w:rPr>
            <w:t>57</w:t>
          </w:r>
        </w:p>
        <w:p w14:paraId="737013F4">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6.6 聚类结果可视化</w:t>
          </w:r>
          <w:r>
            <w:rPr>
              <w:rFonts w:ascii="Times New Roman" w:hAnsi="Times New Roman" w:eastAsia="宋体"/>
              <w:b w:val="0"/>
              <w:i w:val="0"/>
              <w:color w:val="000000"/>
              <w:sz w:val="28"/>
            </w:rPr>
            <w:tab/>
          </w:r>
          <w:r>
            <w:rPr>
              <w:rFonts w:ascii="Times New Roman" w:hAnsi="Times New Roman" w:eastAsia="宋体"/>
              <w:b w:val="0"/>
              <w:i w:val="0"/>
              <w:color w:val="000000"/>
              <w:sz w:val="28"/>
            </w:rPr>
            <w:t>59</w:t>
          </w:r>
        </w:p>
        <w:p w14:paraId="4D4099AA">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6.7 实验流程与功能测试</w:t>
          </w:r>
          <w:r>
            <w:rPr>
              <w:rFonts w:ascii="Times New Roman" w:hAnsi="Times New Roman" w:eastAsia="宋体"/>
              <w:b w:val="0"/>
              <w:i w:val="0"/>
              <w:color w:val="000000"/>
              <w:sz w:val="28"/>
            </w:rPr>
            <w:tab/>
          </w:r>
          <w:r>
            <w:rPr>
              <w:rFonts w:ascii="Times New Roman" w:hAnsi="Times New Roman" w:eastAsia="宋体"/>
              <w:b w:val="0"/>
              <w:i w:val="0"/>
              <w:color w:val="000000"/>
              <w:sz w:val="28"/>
            </w:rPr>
            <w:t>60</w:t>
          </w:r>
        </w:p>
        <w:p w14:paraId="37EC811D">
          <w:pPr>
            <w:pStyle w:val="12"/>
            <w:tabs>
              <w:tab w:val="right" w:leader="dot" w:pos="8300"/>
            </w:tabs>
            <w:spacing w:before="0" w:after="0" w:line="360" w:lineRule="auto"/>
            <w:ind w:left="0" w:right="0"/>
            <w:jc w:val="left"/>
          </w:pPr>
          <w:r>
            <w:rPr>
              <w:rFonts w:ascii="Times New Roman" w:hAnsi="Times New Roman" w:eastAsia="宋体"/>
              <w:b/>
              <w:i w:val="0"/>
              <w:color w:val="000000"/>
              <w:sz w:val="28"/>
            </w:rPr>
            <w:t>第7章 总结与展望</w:t>
          </w:r>
          <w:r>
            <w:rPr>
              <w:rFonts w:ascii="Times New Roman" w:hAnsi="Times New Roman" w:eastAsia="宋体"/>
              <w:b/>
              <w:i w:val="0"/>
              <w:color w:val="000000"/>
              <w:sz w:val="28"/>
            </w:rPr>
            <w:tab/>
          </w:r>
          <w:r>
            <w:rPr>
              <w:rFonts w:ascii="Times New Roman" w:hAnsi="Times New Roman" w:eastAsia="宋体"/>
              <w:b/>
              <w:i w:val="0"/>
              <w:color w:val="000000"/>
              <w:sz w:val="28"/>
            </w:rPr>
            <w:t>63</w:t>
          </w:r>
        </w:p>
        <w:p w14:paraId="4D1C53E5">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7.1 研究总结</w:t>
          </w:r>
          <w:r>
            <w:rPr>
              <w:rFonts w:ascii="Times New Roman" w:hAnsi="Times New Roman" w:eastAsia="宋体"/>
              <w:b w:val="0"/>
              <w:i w:val="0"/>
              <w:color w:val="000000"/>
              <w:sz w:val="28"/>
            </w:rPr>
            <w:tab/>
          </w:r>
          <w:r>
            <w:rPr>
              <w:rFonts w:ascii="Times New Roman" w:hAnsi="Times New Roman" w:eastAsia="宋体"/>
              <w:b w:val="0"/>
              <w:i w:val="0"/>
              <w:color w:val="000000"/>
              <w:sz w:val="28"/>
            </w:rPr>
            <w:t>63</w:t>
          </w:r>
        </w:p>
        <w:p w14:paraId="0738234D">
          <w:pPr>
            <w:pStyle w:val="14"/>
            <w:tabs>
              <w:tab w:val="right" w:leader="dot" w:pos="8300"/>
            </w:tabs>
            <w:spacing w:before="0" w:after="0" w:line="360" w:lineRule="auto"/>
            <w:ind w:left="420" w:right="420"/>
            <w:jc w:val="left"/>
          </w:pPr>
          <w:r>
            <w:rPr>
              <w:rFonts w:ascii="Times New Roman" w:hAnsi="Times New Roman" w:eastAsia="宋体"/>
              <w:b w:val="0"/>
              <w:i w:val="0"/>
              <w:color w:val="000000"/>
              <w:sz w:val="28"/>
            </w:rPr>
            <w:t>7.2 不足与改进方向</w:t>
          </w:r>
          <w:r>
            <w:rPr>
              <w:rFonts w:ascii="Times New Roman" w:hAnsi="Times New Roman" w:eastAsia="宋体"/>
              <w:b w:val="0"/>
              <w:i w:val="0"/>
              <w:color w:val="000000"/>
              <w:sz w:val="28"/>
            </w:rPr>
            <w:tab/>
          </w:r>
          <w:r>
            <w:rPr>
              <w:rFonts w:ascii="Times New Roman" w:hAnsi="Times New Roman" w:eastAsia="宋体"/>
              <w:b w:val="0"/>
              <w:i w:val="0"/>
              <w:color w:val="000000"/>
              <w:sz w:val="28"/>
            </w:rPr>
            <w:t>63</w:t>
          </w:r>
        </w:p>
        <w:p w14:paraId="07033464">
          <w:pPr>
            <w:pStyle w:val="12"/>
            <w:tabs>
              <w:tab w:val="right" w:leader="dot" w:pos="8300"/>
            </w:tabs>
            <w:spacing w:before="0" w:after="0" w:line="360" w:lineRule="auto"/>
            <w:ind w:left="0" w:right="0"/>
            <w:jc w:val="left"/>
          </w:pPr>
          <w:r>
            <w:rPr>
              <w:rFonts w:ascii="Times New Roman" w:hAnsi="Times New Roman" w:eastAsia="宋体"/>
              <w:b/>
              <w:i w:val="0"/>
              <w:color w:val="000000"/>
              <w:sz w:val="28"/>
            </w:rPr>
            <w:t>参考文献</w:t>
          </w:r>
          <w:r>
            <w:rPr>
              <w:rFonts w:ascii="Times New Roman" w:hAnsi="Times New Roman" w:eastAsia="宋体"/>
              <w:b/>
              <w:i w:val="0"/>
              <w:color w:val="000000"/>
              <w:sz w:val="28"/>
            </w:rPr>
            <w:tab/>
          </w:r>
          <w:r>
            <w:rPr>
              <w:rFonts w:ascii="Times New Roman" w:hAnsi="Times New Roman" w:eastAsia="宋体"/>
              <w:b/>
              <w:i w:val="0"/>
              <w:color w:val="000000"/>
              <w:sz w:val="28"/>
            </w:rPr>
            <w:t>65</w:t>
          </w:r>
        </w:p>
        <w:p w14:paraId="573C0300">
          <w:pPr>
            <w:pStyle w:val="12"/>
            <w:tabs>
              <w:tab w:val="right" w:leader="dot" w:pos="8300"/>
            </w:tabs>
            <w:spacing w:before="0" w:after="0" w:line="360" w:lineRule="auto"/>
            <w:ind w:left="0" w:right="0"/>
            <w:jc w:val="left"/>
          </w:pPr>
          <w:r>
            <w:rPr>
              <w:rFonts w:ascii="Times New Roman" w:hAnsi="Times New Roman" w:eastAsia="宋体"/>
              <w:b/>
              <w:i w:val="0"/>
              <w:color w:val="000000"/>
              <w:sz w:val="28"/>
            </w:rPr>
            <w:t>致谢</w:t>
          </w:r>
          <w:r>
            <w:rPr>
              <w:rFonts w:ascii="Times New Roman" w:hAnsi="Times New Roman" w:eastAsia="宋体"/>
              <w:b/>
              <w:i w:val="0"/>
              <w:color w:val="000000"/>
              <w:sz w:val="28"/>
            </w:rPr>
            <w:tab/>
          </w:r>
          <w:r>
            <w:rPr>
              <w:rFonts w:ascii="Times New Roman" w:hAnsi="Times New Roman" w:eastAsia="宋体"/>
              <w:b/>
              <w:i w:val="0"/>
              <w:color w:val="000000"/>
              <w:sz w:val="28"/>
            </w:rPr>
            <w:t>69</w:t>
          </w:r>
        </w:p>
        <w:p w14:paraId="711F71BB">
          <w:pPr>
            <w:spacing w:before="0" w:after="0"/>
          </w:pPr>
          <w:r>
            <w:fldChar w:fldCharType="end"/>
          </w:r>
        </w:p>
      </w:sdtContent>
    </w:sdt>
    <w:p w14:paraId="2923C4E0">
      <w:pPr>
        <w:sectPr>
          <w:headerReference r:id="rId11" w:type="default"/>
          <w:footerReference r:id="rId12" w:type="default"/>
          <w:footnotePr>
            <w:numFmt w:val="decimal"/>
          </w:footnotePr>
          <w:pgSz w:w="11906" w:h="16838"/>
          <w:pgMar w:top="1440" w:right="1797" w:bottom="1440" w:left="1797" w:header="851" w:footer="992" w:gutter="0"/>
          <w:pgBorders>
            <w:top w:val="none" w:sz="0" w:space="0"/>
            <w:left w:val="none" w:sz="0" w:space="0"/>
            <w:bottom w:val="none" w:sz="0" w:space="0"/>
            <w:right w:val="none" w:sz="0" w:space="0"/>
          </w:pgBorders>
          <w:pgNumType w:fmt="decimal"/>
          <w:cols w:space="425" w:num="1"/>
          <w:docGrid w:type="linesAndChars" w:linePitch="312" w:charSpace="0"/>
        </w:sectPr>
      </w:pPr>
    </w:p>
    <w:p w14:paraId="420DDE9A">
      <w:pPr>
        <w:pStyle w:val="2"/>
        <w:pageBreakBefore/>
        <w:jc w:val="center"/>
      </w:pPr>
      <w:commentRangeStart w:id="1"/>
      <w:r>
        <w:rPr>
          <w:rFonts w:ascii="Times New Roman" w:hAnsi="Times New Roman" w:eastAsia="黑体"/>
          <w:b/>
          <w:i w:val="0"/>
          <w:color w:val="000000"/>
          <w:sz w:val="32"/>
        </w:rPr>
        <w:t>第1章 绪论</w:t>
      </w:r>
      <w:commentRangeEnd w:id="1"/>
      <w:r>
        <w:commentReference w:id="1"/>
      </w:r>
    </w:p>
    <w:p w14:paraId="0C2F574C">
      <w:pPr>
        <w:pStyle w:val="3"/>
        <w:jc w:val="left"/>
      </w:pPr>
      <w:r>
        <w:rPr>
          <w:rFonts w:ascii="Times New Roman" w:hAnsi="Times New Roman" w:eastAsia="黑体"/>
          <w:b/>
          <w:i w:val="0"/>
          <w:color w:val="000000"/>
          <w:sz w:val="24"/>
        </w:rPr>
        <w:t>1.1 研究背景</w:t>
      </w:r>
    </w:p>
    <w:p w14:paraId="4EE05B81">
      <w:pPr>
        <w:spacing w:before="0" w:after="0" w:line="360" w:lineRule="auto"/>
        <w:ind w:firstLine="420"/>
        <w:jc w:val="both"/>
      </w:pPr>
      <w:r>
        <w:rPr>
          <w:rFonts w:ascii="Times New Roman" w:hAnsi="Times New Roman" w:eastAsia="宋体"/>
          <w:b w:val="0"/>
          <w:i w:val="0"/>
          <w:color w:val="000000"/>
          <w:sz w:val="24"/>
        </w:rPr>
        <w:t>质谱数据分析是生命科学、药物研发和临床检测中的重要数据处理环节。随着高通量仪器和自动化实验流程的发展，单次实验能够产生大量 MS/MS 谱图。谱图不仅包含峰质量、峰强度、前体质量和荷电状态等信息，还反映了分子或蛋白质片段在实验条件下的碎裂特征。如何从这些谱图中发现重复测量、相似分子或相近蛋白质形式，是谱图库构建和后续谱图检索的重要基础。</w:t>
      </w:r>
    </w:p>
    <w:p w14:paraId="77B89FFB">
      <w:pPr>
        <w:spacing w:before="0" w:after="0" w:line="360" w:lineRule="auto"/>
        <w:ind w:firstLine="420"/>
        <w:jc w:val="both"/>
      </w:pPr>
      <w:r>
        <w:rPr>
          <w:rFonts w:ascii="Times New Roman" w:hAnsi="Times New Roman" w:eastAsia="宋体"/>
          <w:b w:val="0"/>
          <w:i w:val="0"/>
          <w:color w:val="000000"/>
          <w:sz w:val="24"/>
        </w:rPr>
        <w:t>谱图聚类的核心任务是把相似谱图归入同一组，以减少谱图库冗余、提高代表谱图质量，并为检索、标注和后续统计分析提供更紧凑的数据组织方式。TopLib 研究表明，面向自上而下质谱的谱图库构建需要有效的谱图表示、相似度计算和聚类策略，SQLite 数据库也可用于保存谱图及其相关蛋白质鉴定信息</w:t>
      </w:r>
      <w:r>
        <w:rPr>
          <w:rFonts w:ascii="Times New Roman" w:hAnsi="Times New Roman" w:eastAsia="宋体"/>
          <w:b w:val="0"/>
          <w:i w:val="0"/>
          <w:color w:val="000000"/>
          <w:sz w:val="22"/>
          <w:vertAlign w:val="superscript"/>
        </w:rPr>
        <w:t>[1]</w:t>
      </w:r>
      <w:r>
        <w:rPr>
          <w:rFonts w:ascii="Times New Roman" w:hAnsi="Times New Roman" w:eastAsia="宋体"/>
          <w:b w:val="0"/>
          <w:i w:val="0"/>
          <w:color w:val="000000"/>
          <w:sz w:val="24"/>
        </w:rPr>
        <w:t>。大规模串联质谱聚类的近年研究进一步说明，候选近邻搜索能够显著影响谱图聚类的整体效率</w:t>
      </w:r>
      <w:r>
        <w:rPr>
          <w:rFonts w:ascii="Times New Roman" w:hAnsi="Times New Roman" w:eastAsia="宋体"/>
          <w:b w:val="0"/>
          <w:i w:val="0"/>
          <w:color w:val="000000"/>
          <w:sz w:val="22"/>
          <w:vertAlign w:val="superscript"/>
        </w:rPr>
        <w:t>[2]</w:t>
      </w:r>
      <w:r>
        <w:rPr>
          <w:rFonts w:ascii="Times New Roman" w:hAnsi="Times New Roman" w:eastAsia="宋体"/>
          <w:b w:val="0"/>
          <w:i w:val="0"/>
          <w:color w:val="000000"/>
          <w:sz w:val="24"/>
        </w:rPr>
        <w:t>。</w:t>
      </w:r>
    </w:p>
    <w:p w14:paraId="1B02841B">
      <w:pPr>
        <w:spacing w:before="0" w:after="0" w:line="360" w:lineRule="auto"/>
        <w:ind w:firstLine="420"/>
        <w:jc w:val="both"/>
      </w:pPr>
      <w:r>
        <w:rPr>
          <w:rFonts w:ascii="Times New Roman" w:hAnsi="Times New Roman" w:eastAsia="宋体"/>
          <w:b w:val="0"/>
          <w:i w:val="0"/>
          <w:color w:val="000000"/>
          <w:sz w:val="24"/>
        </w:rPr>
        <w:t>在较小数据规模下，直接构造完整相似度矩阵可以获得较直观的聚类结果；但当谱图库从数百条扩展到数万条甚至更多时，所有谱图两两比较会产生明显的计算压力。以 n 条谱图为例，完整两两比较需要</w:t>
      </w:r>
      <w:commentRangeStart w:id="2"/>
      <w:r>
        <w:rPr>
          <w:rFonts w:ascii="Times New Roman" w:hAnsi="Times New Roman" w:eastAsia="宋体"/>
          <w:b w:val="0"/>
          <w:i w:val="0"/>
          <w:color w:val="000000"/>
          <w:sz w:val="24"/>
        </w:rPr>
        <w:t xml:space="preserve"> n(n-1)/2 </w:t>
      </w:r>
      <w:commentRangeEnd w:id="2"/>
      <w:r>
        <w:commentReference w:id="2"/>
      </w:r>
      <w:r>
        <w:rPr>
          <w:rFonts w:ascii="Times New Roman" w:hAnsi="Times New Roman" w:eastAsia="宋体"/>
          <w:b w:val="0"/>
          <w:i w:val="0"/>
          <w:color w:val="000000"/>
          <w:sz w:val="24"/>
        </w:rPr>
        <w:t>次相似度计算，数据量增加后无效比较会迅速占据主要运行时间。因此，本文将数据库过滤引入谱图聚类流程，先在数据库层面筛出可能同簇的候选谱图，再对候选谱图执行精细相似度计算。</w:t>
      </w:r>
    </w:p>
    <w:p w14:paraId="75CFD36E">
      <w:pPr>
        <w:pStyle w:val="3"/>
        <w:jc w:val="left"/>
      </w:pPr>
      <w:r>
        <w:rPr>
          <w:rFonts w:ascii="Times New Roman" w:hAnsi="Times New Roman" w:eastAsia="黑体"/>
          <w:b/>
          <w:i w:val="0"/>
          <w:color w:val="000000"/>
          <w:sz w:val="24"/>
        </w:rPr>
        <w:t>1.2 研究意义</w:t>
      </w:r>
    </w:p>
    <w:p w14:paraId="5DD8D76F">
      <w:pPr>
        <w:spacing w:before="0" w:after="0" w:line="360" w:lineRule="auto"/>
        <w:ind w:firstLine="420"/>
        <w:jc w:val="both"/>
      </w:pPr>
      <w:r>
        <w:rPr>
          <w:rFonts w:ascii="Times New Roman" w:hAnsi="Times New Roman" w:eastAsia="宋体"/>
          <w:b w:val="0"/>
          <w:i w:val="0"/>
          <w:color w:val="000000"/>
          <w:sz w:val="24"/>
        </w:rPr>
        <w:t>本文研究的意义主要体现在三个方面。第一，数据库过滤能够利用前体质量、荷电状态和高强度峰等结构化字段，在相似度计算之前减少候选范围，使算法更适合谱图库规模增长的场景。第二，过滤规则具有较强可解释性，研究者能够根据仪器误差、峰质量容差和谱图特征调整参数，而不必把所有复杂性都交给黑盒模型。第三，将聚类结果与候选过滤统计共同输出，有助于分析效率提升来自何处，也便于后续将算法迁移到真实谱图库或更复杂的数据管理系统。</w:t>
      </w:r>
    </w:p>
    <w:p w14:paraId="1F742A4A">
      <w:pPr>
        <w:spacing w:before="0" w:after="0" w:line="360" w:lineRule="auto"/>
        <w:ind w:firstLine="420"/>
        <w:jc w:val="both"/>
      </w:pPr>
      <w:r>
        <w:rPr>
          <w:rFonts w:ascii="Times New Roman" w:hAnsi="Times New Roman" w:eastAsia="宋体"/>
          <w:b w:val="0"/>
          <w:i w:val="0"/>
          <w:color w:val="000000"/>
          <w:sz w:val="24"/>
        </w:rPr>
        <w:t>从工程角度看，谱图库数据通常需要长期存储和反复查询。谱图平均化和异常峰剔除能够改善自上而下蛋白质组学中的鉴定效果，这说明代表谱图质量会直接影响后续分析</w:t>
      </w:r>
      <w:r>
        <w:rPr>
          <w:rFonts w:ascii="Times New Roman" w:hAnsi="Times New Roman" w:eastAsia="宋体"/>
          <w:b w:val="0"/>
          <w:i w:val="0"/>
          <w:color w:val="000000"/>
          <w:sz w:val="22"/>
          <w:vertAlign w:val="superscript"/>
        </w:rPr>
        <w:t>[3]</w:t>
      </w:r>
      <w:r>
        <w:rPr>
          <w:rFonts w:ascii="Times New Roman" w:hAnsi="Times New Roman" w:eastAsia="宋体"/>
          <w:b w:val="0"/>
          <w:i w:val="0"/>
          <w:color w:val="000000"/>
          <w:sz w:val="24"/>
        </w:rPr>
        <w:t>。混合谱图库与蛋白序列数据库检索策略已经被用于同时支持 bottom-up 与 top-down 数据分析，说明谱图库和数据库检索之间具有天然结合空间</w:t>
      </w:r>
      <w:r>
        <w:rPr>
          <w:rFonts w:ascii="Times New Roman" w:hAnsi="Times New Roman" w:eastAsia="宋体"/>
          <w:b w:val="0"/>
          <w:i w:val="0"/>
          <w:color w:val="000000"/>
          <w:sz w:val="22"/>
          <w:vertAlign w:val="superscript"/>
        </w:rPr>
        <w:t>[4]</w:t>
      </w:r>
      <w:r>
        <w:rPr>
          <w:rFonts w:ascii="Times New Roman" w:hAnsi="Times New Roman" w:eastAsia="宋体"/>
          <w:b w:val="0"/>
          <w:i w:val="0"/>
          <w:color w:val="000000"/>
          <w:sz w:val="24"/>
        </w:rPr>
        <w:t>。DIA 谱图库流程的优化研究也表明，谱图库构建、候选匹配和检索效率需要作为整体流程来设计</w:t>
      </w:r>
      <w:r>
        <w:rPr>
          <w:rFonts w:ascii="Times New Roman" w:hAnsi="Times New Roman" w:eastAsia="宋体"/>
          <w:b w:val="0"/>
          <w:i w:val="0"/>
          <w:color w:val="000000"/>
          <w:sz w:val="22"/>
          <w:vertAlign w:val="superscript"/>
        </w:rPr>
        <w:t>[5]</w:t>
      </w:r>
      <w:r>
        <w:rPr>
          <w:rFonts w:ascii="Times New Roman" w:hAnsi="Times New Roman" w:eastAsia="宋体"/>
          <w:b w:val="0"/>
          <w:i w:val="0"/>
          <w:color w:val="000000"/>
          <w:sz w:val="24"/>
        </w:rPr>
        <w:t>。开放、可复用的数据组织被认为是 top-down proteomics 继续发展的基础条件之一</w:t>
      </w:r>
      <w:r>
        <w:rPr>
          <w:rFonts w:ascii="Times New Roman" w:hAnsi="Times New Roman" w:eastAsia="宋体"/>
          <w:b w:val="0"/>
          <w:i w:val="0"/>
          <w:color w:val="000000"/>
          <w:sz w:val="22"/>
          <w:vertAlign w:val="superscript"/>
        </w:rPr>
        <w:t>[6]</w:t>
      </w:r>
      <w:r>
        <w:rPr>
          <w:rFonts w:ascii="Times New Roman" w:hAnsi="Times New Roman" w:eastAsia="宋体"/>
          <w:b w:val="0"/>
          <w:i w:val="0"/>
          <w:color w:val="000000"/>
          <w:sz w:val="24"/>
        </w:rPr>
        <w:t>。</w:t>
      </w:r>
    </w:p>
    <w:p w14:paraId="713A9FFD">
      <w:pPr>
        <w:pStyle w:val="3"/>
        <w:jc w:val="left"/>
      </w:pPr>
      <w:r>
        <w:rPr>
          <w:rFonts w:ascii="Times New Roman" w:hAnsi="Times New Roman" w:eastAsia="黑体"/>
          <w:b/>
          <w:i w:val="0"/>
          <w:color w:val="000000"/>
          <w:sz w:val="24"/>
        </w:rPr>
        <w:t>1.3 国内外研究现状</w:t>
      </w:r>
    </w:p>
    <w:p w14:paraId="43E765F5">
      <w:pPr>
        <w:spacing w:before="0" w:after="0" w:line="360" w:lineRule="auto"/>
        <w:ind w:firstLine="420"/>
        <w:jc w:val="both"/>
      </w:pPr>
      <w:r>
        <w:rPr>
          <w:rFonts w:ascii="Times New Roman" w:hAnsi="Times New Roman" w:eastAsia="宋体"/>
          <w:b w:val="0"/>
          <w:i w:val="0"/>
          <w:color w:val="000000"/>
          <w:sz w:val="24"/>
        </w:rPr>
        <w:t>近五年，自上而下蛋白质组学和谱图库研究持续升温。Kaulich 和 Tholey 对 top-down proteomics 的适用场景进行了总结，强调蛋白质形态层面的分析需要保留更完整的分子信息</w:t>
      </w:r>
      <w:r>
        <w:rPr>
          <w:rFonts w:ascii="Times New Roman" w:hAnsi="Times New Roman" w:eastAsia="宋体"/>
          <w:b w:val="0"/>
          <w:i w:val="0"/>
          <w:color w:val="000000"/>
          <w:sz w:val="22"/>
          <w:vertAlign w:val="superscript"/>
        </w:rPr>
        <w:t>[7]</w:t>
      </w:r>
      <w:r>
        <w:rPr>
          <w:rFonts w:ascii="Times New Roman" w:hAnsi="Times New Roman" w:eastAsia="宋体"/>
          <w:b w:val="0"/>
          <w:i w:val="0"/>
          <w:color w:val="000000"/>
          <w:sz w:val="24"/>
        </w:rPr>
        <w:t>。TopDownApp 提供了面向 top-down 数据分析和可视化的模块化平台，说明工具链开放化是该领域的重要趋势</w:t>
      </w:r>
      <w:r>
        <w:rPr>
          <w:rFonts w:ascii="Times New Roman" w:hAnsi="Times New Roman" w:eastAsia="宋体"/>
          <w:b w:val="0"/>
          <w:i w:val="0"/>
          <w:color w:val="000000"/>
          <w:sz w:val="22"/>
          <w:vertAlign w:val="superscript"/>
        </w:rPr>
        <w:t>[8]</w:t>
      </w:r>
      <w:r>
        <w:rPr>
          <w:rFonts w:ascii="Times New Roman" w:hAnsi="Times New Roman" w:eastAsia="宋体"/>
          <w:b w:val="0"/>
          <w:i w:val="0"/>
          <w:color w:val="000000"/>
          <w:sz w:val="24"/>
        </w:rPr>
        <w:t>。前体去卷积误差会影响 false discovery rate 的可靠性，因此谱图预处理和质量控制不能被忽略</w:t>
      </w:r>
      <w:r>
        <w:rPr>
          <w:rFonts w:ascii="Times New Roman" w:hAnsi="Times New Roman" w:eastAsia="宋体"/>
          <w:b w:val="0"/>
          <w:i w:val="0"/>
          <w:color w:val="000000"/>
          <w:sz w:val="22"/>
          <w:vertAlign w:val="superscript"/>
        </w:rPr>
        <w:t>[9]</w:t>
      </w:r>
      <w:r>
        <w:rPr>
          <w:rFonts w:ascii="Times New Roman" w:hAnsi="Times New Roman" w:eastAsia="宋体"/>
          <w:b w:val="0"/>
          <w:i w:val="0"/>
          <w:color w:val="000000"/>
          <w:sz w:val="24"/>
        </w:rPr>
        <w:t>。FLASHIda 通过智能采集提高 proteoform 鉴定数量，说明数据采集策略也会影响后续谱图库质量</w:t>
      </w:r>
      <w:r>
        <w:rPr>
          <w:rFonts w:ascii="Times New Roman" w:hAnsi="Times New Roman" w:eastAsia="宋体"/>
          <w:b w:val="0"/>
          <w:i w:val="0"/>
          <w:color w:val="000000"/>
          <w:sz w:val="22"/>
          <w:vertAlign w:val="superscript"/>
        </w:rPr>
        <w:t>[10]</w:t>
      </w:r>
      <w:r>
        <w:rPr>
          <w:rFonts w:ascii="Times New Roman" w:hAnsi="Times New Roman" w:eastAsia="宋体"/>
          <w:b w:val="0"/>
          <w:i w:val="0"/>
          <w:color w:val="000000"/>
          <w:sz w:val="24"/>
        </w:rPr>
        <w:t>。深度小鼠脑谱图库的构建研究表明，专用谱图库能够服务于特定组织和疾病模型分析</w:t>
      </w:r>
      <w:r>
        <w:rPr>
          <w:rFonts w:ascii="Times New Roman" w:hAnsi="Times New Roman" w:eastAsia="宋体"/>
          <w:b w:val="0"/>
          <w:i w:val="0"/>
          <w:color w:val="000000"/>
          <w:sz w:val="22"/>
          <w:vertAlign w:val="superscript"/>
        </w:rPr>
        <w:t>[11]</w:t>
      </w:r>
      <w:r>
        <w:rPr>
          <w:rFonts w:ascii="Times New Roman" w:hAnsi="Times New Roman" w:eastAsia="宋体"/>
          <w:b w:val="0"/>
          <w:i w:val="0"/>
          <w:color w:val="000000"/>
          <w:sz w:val="24"/>
        </w:rPr>
        <w:t>。</w:t>
      </w:r>
    </w:p>
    <w:p w14:paraId="305D065F">
      <w:pPr>
        <w:spacing w:before="0" w:after="0" w:line="360" w:lineRule="auto"/>
        <w:ind w:firstLine="420"/>
        <w:jc w:val="both"/>
      </w:pPr>
      <w:r>
        <w:rPr>
          <w:rFonts w:ascii="Times New Roman" w:hAnsi="Times New Roman" w:eastAsia="宋体"/>
          <w:b w:val="0"/>
          <w:i w:val="0"/>
          <w:color w:val="000000"/>
          <w:sz w:val="24"/>
        </w:rPr>
        <w:t>在谱图相似度和聚类方面，近年研究更加关注高维谱图相似性的稳健性。高维共识谱图相似度算法被用于提高质谱异构体区分能力，说明相似度函数设计会直接影响谱图分辨率</w:t>
      </w:r>
      <w:r>
        <w:rPr>
          <w:rFonts w:ascii="Times New Roman" w:hAnsi="Times New Roman" w:eastAsia="宋体"/>
          <w:b w:val="0"/>
          <w:i w:val="0"/>
          <w:color w:val="000000"/>
          <w:sz w:val="22"/>
          <w:vertAlign w:val="superscript"/>
        </w:rPr>
        <w:t>[12]</w:t>
      </w:r>
      <w:r>
        <w:rPr>
          <w:rFonts w:ascii="Times New Roman" w:hAnsi="Times New Roman" w:eastAsia="宋体"/>
          <w:b w:val="0"/>
          <w:i w:val="0"/>
          <w:color w:val="000000"/>
          <w:sz w:val="24"/>
        </w:rPr>
        <w:t>。双向层次聚类被用于大规模质谱数据集峰匹配，体现了层次合并策略在峰表处理中的价值</w:t>
      </w:r>
      <w:r>
        <w:rPr>
          <w:rFonts w:ascii="Times New Roman" w:hAnsi="Times New Roman" w:eastAsia="宋体"/>
          <w:b w:val="0"/>
          <w:i w:val="0"/>
          <w:color w:val="000000"/>
          <w:sz w:val="22"/>
          <w:vertAlign w:val="superscript"/>
        </w:rPr>
        <w:t>[13]</w:t>
      </w:r>
      <w:r>
        <w:rPr>
          <w:rFonts w:ascii="Times New Roman" w:hAnsi="Times New Roman" w:eastAsia="宋体"/>
          <w:b w:val="0"/>
          <w:i w:val="0"/>
          <w:color w:val="000000"/>
          <w:sz w:val="24"/>
        </w:rPr>
        <w:t>。基于谱间距离的 MALDI-TOF 分析方法进一步说明，距离度量可以服务于相近微生物谱图的区分</w:t>
      </w:r>
      <w:r>
        <w:rPr>
          <w:rFonts w:ascii="Times New Roman" w:hAnsi="Times New Roman" w:eastAsia="宋体"/>
          <w:b w:val="0"/>
          <w:i w:val="0"/>
          <w:color w:val="000000"/>
          <w:sz w:val="22"/>
          <w:vertAlign w:val="superscript"/>
        </w:rPr>
        <w:t>[14]</w:t>
      </w:r>
      <w:r>
        <w:rPr>
          <w:rFonts w:ascii="Times New Roman" w:hAnsi="Times New Roman" w:eastAsia="宋体"/>
          <w:b w:val="0"/>
          <w:i w:val="0"/>
          <w:color w:val="000000"/>
          <w:sz w:val="24"/>
        </w:rPr>
        <w:t>。NIST 质量谱检索程序中的可搜索色谱数据库建设说明，谱图检索离不开结构化数据库与索引支持</w:t>
      </w:r>
      <w:r>
        <w:rPr>
          <w:rFonts w:ascii="Times New Roman" w:hAnsi="Times New Roman" w:eastAsia="宋体"/>
          <w:b w:val="0"/>
          <w:i w:val="0"/>
          <w:color w:val="000000"/>
          <w:sz w:val="22"/>
          <w:vertAlign w:val="superscript"/>
        </w:rPr>
        <w:t>[15]</w:t>
      </w:r>
      <w:r>
        <w:rPr>
          <w:rFonts w:ascii="Times New Roman" w:hAnsi="Times New Roman" w:eastAsia="宋体"/>
          <w:b w:val="0"/>
          <w:i w:val="0"/>
          <w:color w:val="000000"/>
          <w:sz w:val="24"/>
        </w:rPr>
        <w:t>。质谱成像数据中 UMAP 与 K-Means 的组合可用于数据分区，说明降维和聚类仍是谱图数据解释中的常用工具</w:t>
      </w:r>
      <w:r>
        <w:rPr>
          <w:rFonts w:ascii="Times New Roman" w:hAnsi="Times New Roman" w:eastAsia="宋体"/>
          <w:b w:val="0"/>
          <w:i w:val="0"/>
          <w:color w:val="000000"/>
          <w:sz w:val="22"/>
          <w:vertAlign w:val="superscript"/>
        </w:rPr>
        <w:t>[16]</w:t>
      </w:r>
      <w:r>
        <w:rPr>
          <w:rFonts w:ascii="Times New Roman" w:hAnsi="Times New Roman" w:eastAsia="宋体"/>
          <w:b w:val="0"/>
          <w:i w:val="0"/>
          <w:color w:val="000000"/>
          <w:sz w:val="24"/>
        </w:rPr>
        <w:t>。聚类策略也被用于质谱成像组织区域自动分割，体现了谱图聚类在空间质谱数据中的应用价值</w:t>
      </w:r>
      <w:r>
        <w:rPr>
          <w:rFonts w:ascii="Times New Roman" w:hAnsi="Times New Roman" w:eastAsia="宋体"/>
          <w:b w:val="0"/>
          <w:i w:val="0"/>
          <w:color w:val="000000"/>
          <w:sz w:val="22"/>
          <w:vertAlign w:val="superscript"/>
        </w:rPr>
        <w:t>[17]</w:t>
      </w:r>
      <w:r>
        <w:rPr>
          <w:rFonts w:ascii="Times New Roman" w:hAnsi="Times New Roman" w:eastAsia="宋体"/>
          <w:b w:val="0"/>
          <w:i w:val="0"/>
          <w:color w:val="000000"/>
          <w:sz w:val="24"/>
        </w:rPr>
        <w:t>。时空一致映射中的位点特异性聚类说明，谱图聚类可以与空间和时间信息结合</w:t>
      </w:r>
      <w:r>
        <w:rPr>
          <w:rFonts w:ascii="Times New Roman" w:hAnsi="Times New Roman" w:eastAsia="宋体"/>
          <w:b w:val="0"/>
          <w:i w:val="0"/>
          <w:color w:val="000000"/>
          <w:sz w:val="22"/>
          <w:vertAlign w:val="superscript"/>
        </w:rPr>
        <w:t>[18]</w:t>
      </w:r>
      <w:r>
        <w:rPr>
          <w:rFonts w:ascii="Times New Roman" w:hAnsi="Times New Roman" w:eastAsia="宋体"/>
          <w:b w:val="0"/>
          <w:i w:val="0"/>
          <w:color w:val="000000"/>
          <w:sz w:val="24"/>
        </w:rPr>
        <w:t>。</w:t>
      </w:r>
    </w:p>
    <w:p w14:paraId="200F2912">
      <w:pPr>
        <w:spacing w:before="0" w:after="0" w:line="360" w:lineRule="auto"/>
        <w:ind w:firstLine="420"/>
        <w:jc w:val="both"/>
      </w:pPr>
      <w:r>
        <w:rPr>
          <w:rFonts w:ascii="Times New Roman" w:hAnsi="Times New Roman" w:eastAsia="宋体"/>
          <w:b w:val="0"/>
          <w:i w:val="0"/>
          <w:color w:val="000000"/>
          <w:sz w:val="24"/>
        </w:rPr>
        <w:t>谱图质量、解卷积和谱图库检索是候选过滤设计的重要背景。谱图质量评价综述指出，软件得分之外的谱图质量因素会影响蛋白质组学结果可信度</w:t>
      </w:r>
      <w:r>
        <w:rPr>
          <w:rFonts w:ascii="Times New Roman" w:hAnsi="Times New Roman" w:eastAsia="宋体"/>
          <w:b w:val="0"/>
          <w:i w:val="0"/>
          <w:color w:val="000000"/>
          <w:sz w:val="22"/>
          <w:vertAlign w:val="superscript"/>
        </w:rPr>
        <w:t>[19]</w:t>
      </w:r>
      <w:r>
        <w:rPr>
          <w:rFonts w:ascii="Times New Roman" w:hAnsi="Times New Roman" w:eastAsia="宋体"/>
          <w:b w:val="0"/>
          <w:i w:val="0"/>
          <w:color w:val="000000"/>
          <w:sz w:val="24"/>
        </w:rPr>
        <w:t>。小分子分析中的谱图解卷积研究说明，复杂谱图需要在匹配前完成合理拆解</w:t>
      </w:r>
      <w:r>
        <w:rPr>
          <w:rFonts w:ascii="Times New Roman" w:hAnsi="Times New Roman" w:eastAsia="宋体"/>
          <w:b w:val="0"/>
          <w:i w:val="0"/>
          <w:color w:val="000000"/>
          <w:sz w:val="22"/>
          <w:vertAlign w:val="superscript"/>
        </w:rPr>
        <w:t>[20]</w:t>
      </w:r>
      <w:r>
        <w:rPr>
          <w:rFonts w:ascii="Times New Roman" w:hAnsi="Times New Roman" w:eastAsia="宋体"/>
          <w:b w:val="0"/>
          <w:i w:val="0"/>
          <w:color w:val="000000"/>
          <w:sz w:val="24"/>
        </w:rPr>
        <w:t>。谱图库预测已被用于病毒肽段 parallel reaction monitoring，说明预测谱图库能够补充实验谱图库覆盖不足的问题</w:t>
      </w:r>
      <w:r>
        <w:rPr>
          <w:rFonts w:ascii="Times New Roman" w:hAnsi="Times New Roman" w:eastAsia="宋体"/>
          <w:b w:val="0"/>
          <w:i w:val="0"/>
          <w:color w:val="000000"/>
          <w:sz w:val="22"/>
          <w:vertAlign w:val="superscript"/>
        </w:rPr>
        <w:t>[21]</w:t>
      </w:r>
      <w:r>
        <w:rPr>
          <w:rFonts w:ascii="Times New Roman" w:hAnsi="Times New Roman" w:eastAsia="宋体"/>
          <w:b w:val="0"/>
          <w:i w:val="0"/>
          <w:color w:val="000000"/>
          <w:sz w:val="24"/>
        </w:rPr>
        <w:t>。TMTpro 标记肽段的谱图库检索研究表明，谱图库搜索可以改善复杂标记实验中的肽段指派</w:t>
      </w:r>
      <w:r>
        <w:rPr>
          <w:rFonts w:ascii="Times New Roman" w:hAnsi="Times New Roman" w:eastAsia="宋体"/>
          <w:b w:val="0"/>
          <w:i w:val="0"/>
          <w:color w:val="000000"/>
          <w:sz w:val="22"/>
          <w:vertAlign w:val="superscript"/>
        </w:rPr>
        <w:t>[22]</w:t>
      </w:r>
      <w:r>
        <w:rPr>
          <w:rFonts w:ascii="Times New Roman" w:hAnsi="Times New Roman" w:eastAsia="宋体"/>
          <w:b w:val="0"/>
          <w:i w:val="0"/>
          <w:color w:val="000000"/>
          <w:sz w:val="24"/>
        </w:rPr>
        <w:t>。皮肤癌数据独立采集中的专用谱图库说明，不同应用场景可能需要针对性构建检索库</w:t>
      </w:r>
      <w:r>
        <w:rPr>
          <w:rFonts w:ascii="Times New Roman" w:hAnsi="Times New Roman" w:eastAsia="宋体"/>
          <w:b w:val="0"/>
          <w:i w:val="0"/>
          <w:color w:val="000000"/>
          <w:sz w:val="22"/>
          <w:vertAlign w:val="superscript"/>
        </w:rPr>
        <w:t>[23]</w:t>
      </w:r>
      <w:r>
        <w:rPr>
          <w:rFonts w:ascii="Times New Roman" w:hAnsi="Times New Roman" w:eastAsia="宋体"/>
          <w:b w:val="0"/>
          <w:i w:val="0"/>
          <w:color w:val="000000"/>
          <w:sz w:val="24"/>
        </w:rPr>
        <w:t>。SLB-msSIM 将谱图库思想用于单细胞蛋白质组学分析，说明谱图库检索正在向更细粒度场景扩展</w:t>
      </w:r>
      <w:r>
        <w:rPr>
          <w:rFonts w:ascii="Times New Roman" w:hAnsi="Times New Roman" w:eastAsia="宋体"/>
          <w:b w:val="0"/>
          <w:i w:val="0"/>
          <w:color w:val="000000"/>
          <w:sz w:val="22"/>
          <w:vertAlign w:val="superscript"/>
        </w:rPr>
        <w:t>[24]</w:t>
      </w:r>
      <w:r>
        <w:rPr>
          <w:rFonts w:ascii="Times New Roman" w:hAnsi="Times New Roman" w:eastAsia="宋体"/>
          <w:b w:val="0"/>
          <w:i w:val="0"/>
          <w:color w:val="000000"/>
          <w:sz w:val="24"/>
        </w:rPr>
        <w:t>。</w:t>
      </w:r>
    </w:p>
    <w:p w14:paraId="56854651">
      <w:pPr>
        <w:spacing w:before="0" w:after="0" w:line="360" w:lineRule="auto"/>
        <w:ind w:firstLine="420"/>
        <w:jc w:val="both"/>
      </w:pPr>
      <w:r>
        <w:rPr>
          <w:rFonts w:ascii="Times New Roman" w:hAnsi="Times New Roman" w:eastAsia="宋体"/>
          <w:b w:val="0"/>
          <w:i w:val="0"/>
          <w:color w:val="000000"/>
          <w:sz w:val="24"/>
        </w:rPr>
        <w:t>图聚类和可扩展聚类研究为本文的连通分量合并提供了方法参考。高能物理实验中的图聚类算法说明，图式聚类适合从局部连接关系恢复整体簇结构</w:t>
      </w:r>
      <w:r>
        <w:rPr>
          <w:rFonts w:ascii="Times New Roman" w:hAnsi="Times New Roman" w:eastAsia="宋体"/>
          <w:b w:val="0"/>
          <w:i w:val="0"/>
          <w:color w:val="000000"/>
          <w:sz w:val="22"/>
          <w:vertAlign w:val="superscript"/>
        </w:rPr>
        <w:t>[25]</w:t>
      </w:r>
      <w:r>
        <w:rPr>
          <w:rFonts w:ascii="Times New Roman" w:hAnsi="Times New Roman" w:eastAsia="宋体"/>
          <w:b w:val="0"/>
          <w:i w:val="0"/>
          <w:color w:val="000000"/>
          <w:sz w:val="24"/>
        </w:rPr>
        <w:t>。2-club 图聚类研究从理论和算法工程角度讨论了局部连通约束，体现了候选边选择对簇结构的影响</w:t>
      </w:r>
      <w:r>
        <w:rPr>
          <w:rFonts w:ascii="Times New Roman" w:hAnsi="Times New Roman" w:eastAsia="宋体"/>
          <w:b w:val="0"/>
          <w:i w:val="0"/>
          <w:color w:val="000000"/>
          <w:sz w:val="22"/>
          <w:vertAlign w:val="superscript"/>
        </w:rPr>
        <w:t>[26]</w:t>
      </w:r>
      <w:r>
        <w:rPr>
          <w:rFonts w:ascii="Times New Roman" w:hAnsi="Times New Roman" w:eastAsia="宋体"/>
          <w:b w:val="0"/>
          <w:i w:val="0"/>
          <w:color w:val="000000"/>
          <w:sz w:val="24"/>
        </w:rPr>
        <w:t>。两阶段图增强密度峰聚类把图结构与密度峰思想结合，说明先构图再聚类是一种常见的可扩展路线</w:t>
      </w:r>
      <w:r>
        <w:rPr>
          <w:rFonts w:ascii="Times New Roman" w:hAnsi="Times New Roman" w:eastAsia="宋体"/>
          <w:b w:val="0"/>
          <w:i w:val="0"/>
          <w:color w:val="000000"/>
          <w:sz w:val="22"/>
          <w:vertAlign w:val="superscript"/>
        </w:rPr>
        <w:t>[27]</w:t>
      </w:r>
      <w:r>
        <w:rPr>
          <w:rFonts w:ascii="Times New Roman" w:hAnsi="Times New Roman" w:eastAsia="宋体"/>
          <w:b w:val="0"/>
          <w:i w:val="0"/>
          <w:color w:val="000000"/>
          <w:sz w:val="24"/>
        </w:rPr>
        <w:t>。谱图聚类的 expectation-solution 算法研究说明，基于图拉普拉斯的聚类仍在持续改进</w:t>
      </w:r>
      <w:r>
        <w:rPr>
          <w:rFonts w:ascii="Times New Roman" w:hAnsi="Times New Roman" w:eastAsia="宋体"/>
          <w:b w:val="0"/>
          <w:i w:val="0"/>
          <w:color w:val="000000"/>
          <w:sz w:val="22"/>
          <w:vertAlign w:val="superscript"/>
        </w:rPr>
        <w:t>[28]</w:t>
      </w:r>
      <w:r>
        <w:rPr>
          <w:rFonts w:ascii="Times New Roman" w:hAnsi="Times New Roman" w:eastAsia="宋体"/>
          <w:b w:val="0"/>
          <w:i w:val="0"/>
          <w:color w:val="000000"/>
          <w:sz w:val="24"/>
        </w:rPr>
        <w:t>。图自适应密度峰聚类研究强调自动中心选择和有效聚合的重要性</w:t>
      </w:r>
      <w:r>
        <w:rPr>
          <w:rFonts w:ascii="Times New Roman" w:hAnsi="Times New Roman" w:eastAsia="宋体"/>
          <w:b w:val="0"/>
          <w:i w:val="0"/>
          <w:color w:val="000000"/>
          <w:sz w:val="22"/>
          <w:vertAlign w:val="superscript"/>
        </w:rPr>
        <w:t>[29]</w:t>
      </w:r>
      <w:r>
        <w:rPr>
          <w:rFonts w:ascii="Times New Roman" w:hAnsi="Times New Roman" w:eastAsia="宋体"/>
          <w:b w:val="0"/>
          <w:i w:val="0"/>
          <w:color w:val="000000"/>
          <w:sz w:val="24"/>
        </w:rPr>
        <w:t>。带锚图正则的稀疏 K-Means 表明，图约束也可以用于改进划分式聚类</w:t>
      </w:r>
      <w:r>
        <w:rPr>
          <w:rFonts w:ascii="Times New Roman" w:hAnsi="Times New Roman" w:eastAsia="宋体"/>
          <w:b w:val="0"/>
          <w:i w:val="0"/>
          <w:color w:val="000000"/>
          <w:sz w:val="22"/>
          <w:vertAlign w:val="superscript"/>
        </w:rPr>
        <w:t>[30]</w:t>
      </w:r>
      <w:r>
        <w:rPr>
          <w:rFonts w:ascii="Times New Roman" w:hAnsi="Times New Roman" w:eastAsia="宋体"/>
          <w:b w:val="0"/>
          <w:i w:val="0"/>
          <w:color w:val="000000"/>
          <w:sz w:val="24"/>
        </w:rPr>
        <w:t>。G2-SCANN 采用高斯核图和自然邻域思想，说明自然邻域可以减少不必要连接</w:t>
      </w:r>
      <w:r>
        <w:rPr>
          <w:rFonts w:ascii="Times New Roman" w:hAnsi="Times New Roman" w:eastAsia="宋体"/>
          <w:b w:val="0"/>
          <w:i w:val="0"/>
          <w:color w:val="000000"/>
          <w:sz w:val="22"/>
          <w:vertAlign w:val="superscript"/>
        </w:rPr>
        <w:t>[31]</w:t>
      </w:r>
      <w:r>
        <w:rPr>
          <w:rFonts w:ascii="Times New Roman" w:hAnsi="Times New Roman" w:eastAsia="宋体"/>
          <w:b w:val="0"/>
          <w:i w:val="0"/>
          <w:color w:val="000000"/>
          <w:sz w:val="24"/>
        </w:rPr>
        <w:t>。多数据库挖掘中的相似性聚类算法则说明，跨数据库场景下的候选筛选与相似性合并具有实际价值</w:t>
      </w:r>
      <w:r>
        <w:rPr>
          <w:rFonts w:ascii="Times New Roman" w:hAnsi="Times New Roman" w:eastAsia="宋体"/>
          <w:b w:val="0"/>
          <w:i w:val="0"/>
          <w:color w:val="000000"/>
          <w:sz w:val="22"/>
          <w:vertAlign w:val="superscript"/>
        </w:rPr>
        <w:t>[32]</w:t>
      </w:r>
      <w:r>
        <w:rPr>
          <w:rFonts w:ascii="Times New Roman" w:hAnsi="Times New Roman" w:eastAsia="宋体"/>
          <w:b w:val="0"/>
          <w:i w:val="0"/>
          <w:color w:val="000000"/>
          <w:sz w:val="24"/>
        </w:rPr>
        <w:t>。</w:t>
      </w:r>
    </w:p>
    <w:p w14:paraId="263B164D">
      <w:pPr>
        <w:spacing w:before="0" w:after="0" w:line="360" w:lineRule="auto"/>
        <w:ind w:firstLine="420"/>
        <w:jc w:val="both"/>
      </w:pPr>
      <w:r>
        <w:rPr>
          <w:rFonts w:ascii="Times New Roman" w:hAnsi="Times New Roman" w:eastAsia="宋体"/>
          <w:b w:val="0"/>
          <w:i w:val="0"/>
          <w:color w:val="000000"/>
          <w:sz w:val="24"/>
        </w:rPr>
        <w:t>综上，已有研究为谱图聚类提供了算法基础，也说明谱图库建设、相似度计算、数据库检索和图式聚类正在逐步融合。但多数方法仍把候选生成与相似度计算放在同一阶段处理。对于具有明确结构化元数据的谱图而言，前体质量、荷电状态和高强度峰索引本身就包含强过滤价值。本文的研究重点不是提出完全替代所有聚类算法的通用模型，而是面向谱图库场景设计一种可解释、可复现、能够显著减少候选比较的数据库过滤聚类流程。</w:t>
      </w:r>
    </w:p>
    <w:p w14:paraId="5CBFFF8E">
      <w:pPr>
        <w:pStyle w:val="3"/>
        <w:jc w:val="left"/>
      </w:pPr>
      <w:r>
        <w:rPr>
          <w:rFonts w:ascii="Times New Roman" w:hAnsi="Times New Roman" w:eastAsia="黑体"/>
          <w:b/>
          <w:i w:val="0"/>
          <w:color w:val="000000"/>
          <w:sz w:val="24"/>
        </w:rPr>
        <w:t>1.4 研究内容与论文结构</w:t>
      </w:r>
    </w:p>
    <w:p w14:paraId="7E43E07C">
      <w:pPr>
        <w:spacing w:before="0" w:after="0" w:line="360" w:lineRule="auto"/>
        <w:ind w:firstLine="420"/>
        <w:jc w:val="both"/>
      </w:pPr>
      <w:r>
        <w:rPr>
          <w:rFonts w:ascii="Times New Roman" w:hAnsi="Times New Roman" w:eastAsia="宋体"/>
          <w:b w:val="0"/>
          <w:i w:val="0"/>
          <w:color w:val="000000"/>
          <w:sz w:val="24"/>
        </w:rPr>
        <w:t>本文围绕基于数据库过滤的谱图聚类算法展开，主要研究内容包括：构建适合谱图聚类实验的 SQLite 数据库结构；设计基于前体质量、荷电状态和高强度峰索引的候选过滤规则；实现谱图向量化、余弦相似度计算和连通分量聚类；在同一数据集上对比 K-Means、谱聚类、层次聚类、DBSCAN 和本文算法；根据 ARI、NMI、轮廓系数、运行时间、内存占用和候选谱图对数量进行综合分析。</w:t>
      </w:r>
    </w:p>
    <w:p w14:paraId="44F14B93">
      <w:pPr>
        <w:spacing w:before="0" w:after="0" w:line="360" w:lineRule="auto"/>
        <w:ind w:firstLine="420"/>
        <w:jc w:val="both"/>
      </w:pPr>
      <w:r>
        <w:rPr>
          <w:rFonts w:ascii="Times New Roman" w:hAnsi="Times New Roman" w:eastAsia="宋体"/>
          <w:b w:val="0"/>
          <w:i w:val="0"/>
          <w:color w:val="000000"/>
          <w:sz w:val="24"/>
        </w:rPr>
        <w:t>论文结构安排如下：第一章介绍研究背景、意义和国内外研究现状；第二章说明谱图数据表示、相似度计算、聚类算法和数据库过滤理论；第三章进行需求分析和总体方案设计；第四章给出数据库结构、过滤算法和主要模块设计；第五章描述系统实现与关键实现逻辑；第六章进行实验测试和结果分析；最后给出总结与展望。</w:t>
      </w:r>
    </w:p>
    <w:p w14:paraId="2CF74F3D">
      <w:pPr>
        <w:pStyle w:val="2"/>
        <w:pageBreakBefore/>
        <w:jc w:val="center"/>
      </w:pPr>
      <w:r>
        <w:rPr>
          <w:rFonts w:ascii="Times New Roman" w:hAnsi="Times New Roman" w:eastAsia="黑体"/>
          <w:b/>
          <w:i w:val="0"/>
          <w:color w:val="000000"/>
          <w:sz w:val="32"/>
        </w:rPr>
        <w:t>第2章 相关技术与理论基础</w:t>
      </w:r>
    </w:p>
    <w:p w14:paraId="6099EB7F">
      <w:pPr>
        <w:pStyle w:val="3"/>
        <w:jc w:val="left"/>
      </w:pPr>
      <w:r>
        <w:rPr>
          <w:rFonts w:ascii="Times New Roman" w:hAnsi="Times New Roman" w:eastAsia="黑体"/>
          <w:b/>
          <w:i w:val="0"/>
          <w:color w:val="000000"/>
          <w:sz w:val="24"/>
        </w:rPr>
        <w:t>2.1 谱图数据与向量化表示</w:t>
      </w:r>
    </w:p>
    <w:p w14:paraId="1E98FB86">
      <w:pPr>
        <w:spacing w:before="0" w:after="0" w:line="360" w:lineRule="auto"/>
        <w:ind w:firstLine="420"/>
        <w:jc w:val="both"/>
      </w:pPr>
      <w:r>
        <w:rPr>
          <w:rFonts w:ascii="Times New Roman" w:hAnsi="Times New Roman" w:eastAsia="宋体"/>
          <w:b w:val="0"/>
          <w:i w:val="0"/>
          <w:color w:val="000000"/>
          <w:sz w:val="24"/>
        </w:rPr>
        <w:t>谱图通常由若干峰组成，每个峰包含质量或质荷比以及对应强度。TopLib 面向自上而下质谱数据，先使用 TopFD 将复杂同位素峰转换为去卷积后的单同位素中性质量列表，再在谱图库构建和检索阶段保留高强度碎片峰。官方流程围绕代表性高强度峰组织谱图库和查询谱图，这使后续距离计算不必处理完整原始峰表。</w:t>
      </w:r>
    </w:p>
    <w:p w14:paraId="289742DF">
      <w:pPr>
        <w:jc w:val="center"/>
      </w:pPr>
      <w:r>
        <w:drawing>
          <wp:inline distT="0" distB="0" distL="114300" distR="114300">
            <wp:extent cx="5471795" cy="2919095"/>
            <wp:effectExtent l="0" t="0" r="146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472000" cy="2919250"/>
                    </a:xfrm>
                    <a:prstGeom prst="rect">
                      <a:avLst/>
                    </a:prstGeom>
                  </pic:spPr>
                </pic:pic>
              </a:graphicData>
            </a:graphic>
          </wp:inline>
        </w:drawing>
      </w:r>
    </w:p>
    <w:p w14:paraId="0884B1CF">
      <w:pPr>
        <w:spacing w:after="120"/>
        <w:jc w:val="center"/>
      </w:pPr>
      <w:commentRangeStart w:id="3"/>
      <w:r>
        <w:rPr>
          <w:rFonts w:ascii="Times New Roman" w:hAnsi="Times New Roman" w:eastAsia="宋体"/>
          <w:b w:val="0"/>
          <w:i w:val="0"/>
          <w:color w:val="000000"/>
          <w:sz w:val="21"/>
        </w:rPr>
        <w:t>图1 谱图峰列表预处理与向量化示意图</w:t>
      </w:r>
      <w:commentRangeEnd w:id="3"/>
      <w:r>
        <w:commentReference w:id="3"/>
      </w:r>
    </w:p>
    <w:p w14:paraId="0BF6EBA9">
      <w:pPr>
        <w:spacing w:before="0" w:after="0" w:line="360" w:lineRule="auto"/>
        <w:ind w:firstLine="420"/>
        <w:jc w:val="both"/>
      </w:pPr>
      <w:r>
        <w:rPr>
          <w:rFonts w:ascii="Times New Roman" w:hAnsi="Times New Roman" w:eastAsia="宋体"/>
          <w:b w:val="0"/>
          <w:i w:val="0"/>
          <w:color w:val="000000"/>
          <w:sz w:val="24"/>
        </w:rPr>
        <w:t>如图所示，峰列表预处理并不是简单删除低强度信息，而是把原始谱图压缩为适合比较的稀疏向量。程序先保留主要高强度峰，再按固定质量桶宽度将峰质量映射到向量维度中，在同一桶内累加强度并进行 L2 归一化。</w:t>
      </w:r>
    </w:p>
    <w:p w14:paraId="7EB9B520">
      <w:pPr>
        <w:tabs>
          <w:tab w:val="center" w:pos="4195"/>
          <w:tab w:val="right" w:pos="8617"/>
        </w:tabs>
        <w:spacing w:before="120" w:after="120" w:line="312" w:lineRule="auto"/>
        <w:jc w:val="left"/>
      </w:pPr>
      <w:r>
        <w:tab/>
      </w:r>
      <m:oMath>
        <m:sSub>
          <m:sSubPr/>
          <m:e>
            <m:r>
              <m:rPr/>
              <m:t>x</m:t>
            </m:r>
          </m:e>
          <m:sub>
            <m:r>
              <m:rPr/>
              <m:t>j</m:t>
            </m:r>
          </m:sub>
        </m:sSub>
        <m:r>
          <m:rPr>
            <m:sty m:val="p"/>
          </m:rPr>
          <m:t>=</m:t>
        </m:r>
        <m:nary>
          <m:naryPr>
            <m:chr m:val="∑"/>
            <m:limLoc m:val="undOvr"/>
          </m:naryPr>
          <m:sub>
            <m:r>
              <m:rPr/>
              <m:t>k</m:t>
            </m:r>
            <m:r>
              <m:rPr>
                <m:sty m:val="p"/>
              </m:rPr>
              <m:t>=</m:t>
            </m:r>
            <m:r>
              <m:rPr/>
              <m:t>1</m:t>
            </m:r>
          </m:sub>
          <m:sup>
            <m:r>
              <m:rPr/>
              <m:t>p</m:t>
            </m:r>
          </m:sup>
          <m:e>
            <m:sSub>
              <m:sSubPr/>
              <m:e>
                <m:r>
                  <m:rPr/>
                  <m:t>I</m:t>
                </m:r>
              </m:e>
              <m:sub>
                <m:r>
                  <m:rPr/>
                  <m:t>k</m:t>
                </m:r>
              </m:sub>
            </m:sSub>
          </m:e>
        </m:nary>
        <m:r>
          <m:rPr/>
          <m:t> </m:t>
        </m:r>
        <m:r>
          <m:rPr>
            <m:sty m:val="b"/>
          </m:rPr>
          <m:t>1</m:t>
        </m:r>
        <m:d>
          <m:dPr>
            <m:sepChr m:val=""/>
          </m:dPr>
          <m:e>
            <m:d>
              <m:dPr>
                <m:begChr m:val="⌊"/>
                <m:sepChr m:val=""/>
                <m:endChr m:val="⌋"/>
              </m:dPr>
              <m:e>
                <m:f>
                  <m:fPr/>
                  <m:num>
                    <m:sSub>
                      <m:sSubPr/>
                      <m:e>
                        <m:r>
                          <m:rPr/>
                          <m:t>m</m:t>
                        </m:r>
                      </m:e>
                      <m:sub>
                        <m:r>
                          <m:rPr/>
                          <m:t>k</m:t>
                        </m:r>
                      </m:sub>
                    </m:sSub>
                  </m:num>
                  <m:den>
                    <m:r>
                      <m:rPr>
                        <m:sty m:val="p"/>
                      </m:rPr>
                      <m:t>Δ</m:t>
                    </m:r>
                    <m:r>
                      <m:rPr/>
                      <m:t>m</m:t>
                    </m:r>
                  </m:den>
                </m:f>
              </m:e>
            </m:d>
            <m:r>
              <m:rPr>
                <m:sty m:val="p"/>
              </m:rPr>
              <m:t>=</m:t>
            </m:r>
            <m:r>
              <m:rPr/>
              <m:t>j</m:t>
            </m:r>
          </m:e>
        </m:d>
        <m:r>
          <m:rPr>
            <m:sty m:val="p"/>
          </m:rPr>
          <m:t>,</m:t>
        </m:r>
        <m:r>
          <m:rPr/>
          <m:t> j</m:t>
        </m:r>
        <m:r>
          <m:rPr>
            <m:sty m:val="p"/>
          </m:rPr>
          <m:t>=</m:t>
        </m:r>
        <m:r>
          <m:rPr/>
          <m:t>1</m:t>
        </m:r>
        <m:r>
          <m:rPr>
            <m:sty m:val="p"/>
          </m:rPr>
          <m:t>,</m:t>
        </m:r>
        <m:r>
          <m:rPr/>
          <m:t>2</m:t>
        </m:r>
        <m:r>
          <m:rPr>
            <m:sty m:val="p"/>
          </m:rPr>
          <m:t>,…,</m:t>
        </m:r>
        <m:r>
          <m:rPr/>
          <m:t>M</m:t>
        </m:r>
      </m:oMath>
      <w:r>
        <w:rPr>
          <w:rFonts w:ascii="Times New Roman" w:hAnsi="Times New Roman" w:eastAsia="宋体"/>
          <w:b w:val="0"/>
          <w:i w:val="0"/>
          <w:color w:val="000000"/>
          <w:sz w:val="24"/>
        </w:rPr>
        <w:tab/>
      </w:r>
      <w:r>
        <w:rPr>
          <w:rFonts w:ascii="Times New Roman" w:hAnsi="Times New Roman" w:eastAsia="宋体"/>
          <w:b w:val="0"/>
          <w:i w:val="0"/>
          <w:color w:val="000000"/>
          <w:sz w:val="24"/>
        </w:rPr>
        <w:t>（2.1）</w:t>
      </w:r>
    </w:p>
    <w:p w14:paraId="0B8682DB">
      <w:pPr>
        <w:spacing w:before="0" w:after="0" w:line="360" w:lineRule="auto"/>
        <w:ind w:firstLine="420"/>
        <w:jc w:val="both"/>
      </w:pPr>
      <w:r>
        <w:rPr>
          <w:rFonts w:ascii="Times New Roman" w:hAnsi="Times New Roman" w:eastAsia="宋体"/>
          <w:b w:val="0"/>
          <w:i w:val="0"/>
          <w:color w:val="000000"/>
          <w:sz w:val="24"/>
        </w:rPr>
        <w:t>式（2.1）给出了质量桶向量的构造方式。其中，</w:t>
      </w:r>
      <w:commentRangeStart w:id="4"/>
      <w:r>
        <w:rPr>
          <w:rFonts w:ascii="Times New Roman" w:hAnsi="Times New Roman" w:eastAsia="宋体"/>
          <w:b w:val="0"/>
          <w:i w:val="0"/>
          <w:color w:val="000000"/>
          <w:sz w:val="24"/>
        </w:rPr>
        <w:t xml:space="preserve">mk </w:t>
      </w:r>
      <w:commentRangeEnd w:id="4"/>
      <w:r>
        <w:commentReference w:id="4"/>
      </w:r>
      <w:r>
        <w:rPr>
          <w:rFonts w:ascii="Times New Roman" w:hAnsi="Times New Roman" w:eastAsia="宋体"/>
          <w:b w:val="0"/>
          <w:i w:val="0"/>
          <w:color w:val="000000"/>
          <w:sz w:val="24"/>
        </w:rPr>
        <w:t>表示第 k 个碎片峰质量，</w:t>
      </w:r>
      <w:commentRangeStart w:id="5"/>
      <w:r>
        <w:rPr>
          <w:rFonts w:ascii="Times New Roman" w:hAnsi="Times New Roman" w:eastAsia="宋体"/>
          <w:b w:val="0"/>
          <w:i w:val="0"/>
          <w:color w:val="000000"/>
          <w:sz w:val="24"/>
        </w:rPr>
        <w:t xml:space="preserve">Ik </w:t>
      </w:r>
      <w:commentRangeEnd w:id="5"/>
      <w:r>
        <w:commentReference w:id="5"/>
      </w:r>
      <w:r>
        <w:rPr>
          <w:rFonts w:ascii="Times New Roman" w:hAnsi="Times New Roman" w:eastAsia="宋体"/>
          <w:b w:val="0"/>
          <w:i w:val="0"/>
          <w:color w:val="000000"/>
          <w:sz w:val="24"/>
        </w:rPr>
        <w:t>表示对应归一化强度，Δm 表示质量桶宽度，M 表示向量维度。若多个碎片峰落入同一质量桶，则在该维度累加强度；没有峰落入的质量桶取值为 0。</w:t>
      </w:r>
    </w:p>
    <w:p w14:paraId="064CA26F">
      <w:pPr>
        <w:tabs>
          <w:tab w:val="center" w:pos="4195"/>
          <w:tab w:val="right" w:pos="8617"/>
        </w:tabs>
        <w:spacing w:before="120" w:after="120" w:line="312" w:lineRule="auto"/>
        <w:jc w:val="left"/>
      </w:pPr>
      <w:r>
        <w:tab/>
      </w:r>
      <m:oMath>
        <m:r>
          <m:rPr>
            <m:sty m:val="bi"/>
          </m:rPr>
          <m:t>v</m:t>
        </m:r>
        <m:r>
          <m:rPr>
            <m:sty m:val="p"/>
          </m:rPr>
          <m:t>=</m:t>
        </m:r>
        <m:f>
          <m:fPr/>
          <m:num>
            <m:r>
              <m:rPr>
                <m:sty m:val="bi"/>
              </m:rPr>
              <m:t>x</m:t>
            </m:r>
          </m:num>
          <m:den>
            <m:sSub>
              <m:sSubPr/>
              <m:e>
                <m:d>
                  <m:dPr>
                    <m:begChr m:val="‖"/>
                    <m:sepChr m:val=""/>
                    <m:endChr m:val="‖"/>
                  </m:dPr>
                  <m:e>
                    <m:r>
                      <m:rPr>
                        <m:sty m:val="bi"/>
                      </m:rPr>
                      <m:t>x</m:t>
                    </m:r>
                  </m:e>
                </m:d>
              </m:e>
              <m:sub>
                <m:r>
                  <m:rPr/>
                  <m:t>2</m:t>
                </m:r>
              </m:sub>
            </m:sSub>
          </m:den>
        </m:f>
        <m:r>
          <m:rPr>
            <m:sty m:val="p"/>
          </m:rPr>
          <m:t>,</m:t>
        </m:r>
        <m:r>
          <m:rPr/>
          <m:t> </m:t>
        </m:r>
        <m:sSub>
          <m:sSubPr/>
          <m:e>
            <m:d>
              <m:dPr>
                <m:begChr m:val="‖"/>
                <m:sepChr m:val=""/>
                <m:endChr m:val="‖"/>
              </m:dPr>
              <m:e>
                <m:r>
                  <m:rPr>
                    <m:sty m:val="bi"/>
                  </m:rPr>
                  <m:t>v</m:t>
                </m:r>
              </m:e>
            </m:d>
          </m:e>
          <m:sub>
            <m:r>
              <m:rPr/>
              <m:t>2</m:t>
            </m:r>
          </m:sub>
        </m:sSub>
        <m:r>
          <m:rPr>
            <m:sty m:val="p"/>
          </m:rPr>
          <m:t>=</m:t>
        </m:r>
        <m:r>
          <m:rPr/>
          <m:t>1</m:t>
        </m:r>
      </m:oMath>
      <w:r>
        <w:rPr>
          <w:rFonts w:ascii="Times New Roman" w:hAnsi="Times New Roman" w:eastAsia="宋体"/>
          <w:b w:val="0"/>
          <w:i w:val="0"/>
          <w:color w:val="000000"/>
          <w:sz w:val="24"/>
        </w:rPr>
        <w:tab/>
      </w:r>
      <w:r>
        <w:rPr>
          <w:rFonts w:ascii="Times New Roman" w:hAnsi="Times New Roman" w:eastAsia="宋体"/>
          <w:b w:val="0"/>
          <w:i w:val="0"/>
          <w:color w:val="000000"/>
          <w:sz w:val="24"/>
        </w:rPr>
        <w:t>（2.2）</w:t>
      </w:r>
    </w:p>
    <w:p w14:paraId="430FB9C5">
      <w:pPr>
        <w:spacing w:before="0" w:after="0" w:line="360" w:lineRule="auto"/>
        <w:ind w:firstLine="420"/>
        <w:jc w:val="both"/>
      </w:pPr>
      <w:r>
        <w:rPr>
          <w:rFonts w:ascii="Times New Roman" w:hAnsi="Times New Roman" w:eastAsia="宋体"/>
          <w:b w:val="0"/>
          <w:i w:val="0"/>
          <w:color w:val="000000"/>
          <w:sz w:val="24"/>
        </w:rPr>
        <w:t>式（2.2）表示对质量桶向量做 L2 归一化。归一化后的向量不再主要受总峰强度大小影响，而更强调峰型分布是否相近，因此适合用于后续余弦相似度计算。</w:t>
      </w:r>
    </w:p>
    <w:p w14:paraId="5B13C073">
      <w:pPr>
        <w:spacing w:before="0" w:after="0" w:line="360" w:lineRule="auto"/>
        <w:ind w:firstLine="420"/>
        <w:jc w:val="both"/>
      </w:pPr>
      <w:r>
        <w:rPr>
          <w:rFonts w:ascii="Times New Roman" w:hAnsi="Times New Roman" w:eastAsia="宋体"/>
          <w:b w:val="0"/>
          <w:i w:val="0"/>
          <w:color w:val="000000"/>
          <w:sz w:val="24"/>
        </w:rPr>
        <w:t>TopLib 论文比较了 MASS、BIN 和 DL 三类谱图表示方式。MASS 表示直接保留质量-强度对，距离计算时按质量容差配对碎片峰；BIN 表示将 m/z 分配到固定 bin 中形成向量；DL 表示则使用深度学习编码得到较短向量。本文实验原型采用质量桶向量近似 BIN 思路，以固定随机种子生成可复现实验谱图，用于验证候选过滤对比较次数和聚类质量的影响。</w:t>
      </w:r>
    </w:p>
    <w:p w14:paraId="4A86D4F6">
      <w:pPr>
        <w:pStyle w:val="3"/>
        <w:jc w:val="left"/>
      </w:pPr>
      <w:r>
        <w:rPr>
          <w:rFonts w:ascii="Times New Roman" w:hAnsi="Times New Roman" w:eastAsia="黑体"/>
          <w:b/>
          <w:i w:val="0"/>
          <w:color w:val="000000"/>
          <w:sz w:val="24"/>
        </w:rPr>
        <w:t>2.2 谱图相似度计算</w:t>
      </w:r>
    </w:p>
    <w:p w14:paraId="7207D499">
      <w:pPr>
        <w:spacing w:before="0" w:after="0" w:line="360" w:lineRule="auto"/>
        <w:ind w:firstLine="420"/>
        <w:jc w:val="both"/>
      </w:pPr>
      <w:r>
        <w:rPr>
          <w:rFonts w:ascii="Times New Roman" w:hAnsi="Times New Roman" w:eastAsia="宋体"/>
          <w:b w:val="0"/>
          <w:i w:val="0"/>
          <w:color w:val="000000"/>
          <w:sz w:val="24"/>
        </w:rPr>
        <w:t>谱图相似度计算需要先把不定长峰列表转化为可比较的数值表示。</w:t>
      </w:r>
      <w:commentRangeStart w:id="6"/>
      <w:r>
        <w:rPr>
          <w:rFonts w:ascii="Times New Roman" w:hAnsi="Times New Roman" w:eastAsia="宋体"/>
          <w:b w:val="0"/>
          <w:i w:val="0"/>
          <w:color w:val="000000"/>
          <w:sz w:val="24"/>
        </w:rPr>
        <w:t>本文实验原型</w:t>
      </w:r>
      <w:commentRangeEnd w:id="6"/>
      <w:r>
        <w:commentReference w:id="6"/>
      </w:r>
      <w:r>
        <w:rPr>
          <w:rFonts w:ascii="Times New Roman" w:hAnsi="Times New Roman" w:eastAsia="宋体"/>
          <w:b w:val="0"/>
          <w:i w:val="0"/>
          <w:color w:val="000000"/>
          <w:sz w:val="24"/>
        </w:rPr>
        <w:t>采用质量桶向量表示：将碎片峰质量映射到固定宽度的质量桶中，在同一质量桶内累加归一化强度，再对整条向量进行 L2 归一化。这样既保留主要峰型信息，又避免直接逐峰匹配带来的复杂对齐问题。</w:t>
      </w:r>
    </w:p>
    <w:p w14:paraId="0127471F">
      <w:pPr>
        <w:jc w:val="center"/>
      </w:pPr>
      <w:r>
        <w:drawing>
          <wp:inline distT="0" distB="0" distL="114300" distR="114300">
            <wp:extent cx="5471795" cy="2735580"/>
            <wp:effectExtent l="0" t="0" r="1460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472000" cy="2736000"/>
                    </a:xfrm>
                    <a:prstGeom prst="rect">
                      <a:avLst/>
                    </a:prstGeom>
                  </pic:spPr>
                </pic:pic>
              </a:graphicData>
            </a:graphic>
          </wp:inline>
        </w:drawing>
      </w:r>
    </w:p>
    <w:p w14:paraId="3BBC8B64">
      <w:pPr>
        <w:spacing w:after="120"/>
        <w:jc w:val="center"/>
      </w:pPr>
      <w:r>
        <w:rPr>
          <w:rFonts w:ascii="Times New Roman" w:hAnsi="Times New Roman" w:eastAsia="宋体"/>
          <w:b w:val="0"/>
          <w:i w:val="0"/>
          <w:color w:val="000000"/>
          <w:sz w:val="21"/>
        </w:rPr>
        <w:t>图2 谱图向量化与余弦相似度计算示意图</w:t>
      </w:r>
    </w:p>
    <w:p w14:paraId="09A3698C">
      <w:pPr>
        <w:spacing w:before="0" w:after="0" w:line="360" w:lineRule="auto"/>
        <w:ind w:firstLine="420"/>
        <w:jc w:val="both"/>
      </w:pPr>
      <w:r>
        <w:rPr>
          <w:rFonts w:ascii="Times New Roman" w:hAnsi="Times New Roman" w:eastAsia="宋体"/>
          <w:b w:val="0"/>
          <w:i w:val="0"/>
          <w:color w:val="000000"/>
          <w:sz w:val="24"/>
        </w:rPr>
        <w:t>如图所示，两条谱图先被映射到相同的质量桶坐标系中，重叠质量桶贡献共同的向量维度。余弦相似度本质上衡量两个归一化向量方向是否接近：同源谱图通常在多个高强度桶上同时取较大值，点积结果较高；非同源谱图即使峰数相近，也会因主要峰位置错开而得到较低相似度。</w:t>
      </w:r>
    </w:p>
    <w:p w14:paraId="0A353E1B">
      <w:pPr>
        <w:tabs>
          <w:tab w:val="center" w:pos="4195"/>
          <w:tab w:val="right" w:pos="8617"/>
        </w:tabs>
        <w:spacing w:before="120" w:after="120" w:line="312" w:lineRule="auto"/>
        <w:jc w:val="left"/>
      </w:pPr>
      <w:r>
        <w:tab/>
      </w:r>
      <m:oMath>
        <m:r>
          <m:rPr>
            <m:sty m:val="p"/>
          </m:rPr>
          <m:t>sim(</m:t>
        </m:r>
        <m:sSub>
          <m:sSubPr/>
          <m:e>
            <m:r>
              <m:rPr/>
              <m:t>S</m:t>
            </m:r>
          </m:e>
          <m:sub>
            <m:r>
              <m:rPr/>
              <m:t>a</m:t>
            </m:r>
          </m:sub>
        </m:sSub>
        <m:r>
          <m:rPr>
            <m:sty m:val="p"/>
          </m:rPr>
          <m:t>,</m:t>
        </m:r>
        <m:sSub>
          <m:sSubPr/>
          <m:e>
            <m:r>
              <m:rPr/>
              <m:t>S</m:t>
            </m:r>
          </m:e>
          <m:sub>
            <m:r>
              <m:rPr/>
              <m:t>b</m:t>
            </m:r>
          </m:sub>
        </m:sSub>
        <m:r>
          <m:rPr>
            <m:sty m:val="p"/>
          </m:rPr>
          <m:t>)=</m:t>
        </m:r>
        <m:f>
          <m:fPr/>
          <m:num>
            <m:sSubSup>
              <m:sSubSupPr/>
              <m:e>
                <m:r>
                  <m:rPr>
                    <m:sty m:val="bi"/>
                  </m:rPr>
                  <m:t>v</m:t>
                </m:r>
              </m:e>
              <m:sub>
                <m:r>
                  <m:rPr/>
                  <m:t>a</m:t>
                </m:r>
              </m:sub>
              <m:sup>
                <m:r>
                  <m:rPr>
                    <m:sty m:val="p"/>
                    <m:scr m:val="sans-serif"/>
                  </m:rPr>
                  <m:t>T</m:t>
                </m:r>
              </m:sup>
            </m:sSubSup>
            <m:sSub>
              <m:sSubPr/>
              <m:e>
                <m:r>
                  <m:rPr>
                    <m:sty m:val="bi"/>
                  </m:rPr>
                  <m:t>v</m:t>
                </m:r>
              </m:e>
              <m:sub>
                <m:r>
                  <m:rPr/>
                  <m:t>b</m:t>
                </m:r>
              </m:sub>
            </m:sSub>
          </m:num>
          <m:den>
            <m:sSub>
              <m:sSubPr/>
              <m:e>
                <m:d>
                  <m:dPr>
                    <m:begChr m:val="‖"/>
                    <m:sepChr m:val=""/>
                    <m:endChr m:val="‖"/>
                  </m:dPr>
                  <m:e>
                    <m:sSub>
                      <m:sSubPr/>
                      <m:e>
                        <m:r>
                          <m:rPr>
                            <m:sty m:val="bi"/>
                          </m:rPr>
                          <m:t>v</m:t>
                        </m:r>
                      </m:e>
                      <m:sub>
                        <m:r>
                          <m:rPr/>
                          <m:t>a</m:t>
                        </m:r>
                      </m:sub>
                    </m:sSub>
                  </m:e>
                </m:d>
              </m:e>
              <m:sub>
                <m:r>
                  <m:rPr/>
                  <m:t>2</m:t>
                </m:r>
              </m:sub>
            </m:sSub>
            <m:sSub>
              <m:sSubPr/>
              <m:e>
                <m:d>
                  <m:dPr>
                    <m:begChr m:val="‖"/>
                    <m:sepChr m:val=""/>
                    <m:endChr m:val="‖"/>
                  </m:dPr>
                  <m:e>
                    <m:sSub>
                      <m:sSubPr/>
                      <m:e>
                        <m:r>
                          <m:rPr>
                            <m:sty m:val="bi"/>
                          </m:rPr>
                          <m:t>v</m:t>
                        </m:r>
                      </m:e>
                      <m:sub>
                        <m:r>
                          <m:rPr/>
                          <m:t>b</m:t>
                        </m:r>
                      </m:sub>
                    </m:sSub>
                  </m:e>
                </m:d>
              </m:e>
              <m:sub>
                <m:r>
                  <m:rPr/>
                  <m:t>2</m:t>
                </m:r>
              </m:sub>
            </m:sSub>
          </m:den>
        </m:f>
      </m:oMath>
      <w:r>
        <w:rPr>
          <w:rFonts w:ascii="Times New Roman" w:hAnsi="Times New Roman" w:eastAsia="宋体"/>
          <w:b w:val="0"/>
          <w:i w:val="0"/>
          <w:color w:val="000000"/>
          <w:sz w:val="24"/>
        </w:rPr>
        <w:tab/>
      </w:r>
      <w:r>
        <w:rPr>
          <w:rFonts w:ascii="Times New Roman" w:hAnsi="Times New Roman" w:eastAsia="宋体"/>
          <w:b w:val="0"/>
          <w:i w:val="0"/>
          <w:color w:val="000000"/>
          <w:sz w:val="24"/>
        </w:rPr>
        <w:t>（2.3）</w:t>
      </w:r>
    </w:p>
    <w:p w14:paraId="46EB8DC4">
      <w:pPr>
        <w:spacing w:before="0" w:after="0" w:line="360" w:lineRule="auto"/>
        <w:ind w:firstLine="420"/>
        <w:jc w:val="both"/>
      </w:pPr>
      <w:r>
        <w:rPr>
          <w:rFonts w:ascii="Times New Roman" w:hAnsi="Times New Roman" w:eastAsia="宋体"/>
          <w:b w:val="0"/>
          <w:i w:val="0"/>
          <w:color w:val="000000"/>
          <w:sz w:val="24"/>
        </w:rPr>
        <w:t>由于本文使用的谱图向量已经完成 L2 归一化，式（2.3）在程序实现中可简化为两个向量的点积。相似度越接近 1，说明两条谱图在主要质量桶上的强度分布越接近；相似度越接近 0，说明二者峰型重叠较少。</w:t>
      </w:r>
    </w:p>
    <w:p w14:paraId="7E16052E">
      <w:pPr>
        <w:spacing w:before="0" w:after="0" w:line="360" w:lineRule="auto"/>
        <w:ind w:firstLine="420"/>
        <w:jc w:val="both"/>
      </w:pPr>
      <w:r>
        <w:rPr>
          <w:rFonts w:ascii="Times New Roman" w:hAnsi="Times New Roman" w:eastAsia="宋体"/>
          <w:b w:val="0"/>
          <w:i w:val="0"/>
          <w:color w:val="000000"/>
          <w:sz w:val="24"/>
        </w:rPr>
        <w:t>在真实 TopLib 流程中，代表谱图检索会使用前 50 个碎片峰及其归一化强度计算 fragment cosine。</w:t>
      </w:r>
      <w:commentRangeStart w:id="7"/>
      <w:r>
        <w:rPr>
          <w:rFonts w:ascii="Times New Roman" w:hAnsi="Times New Roman" w:eastAsia="宋体"/>
          <w:b w:val="0"/>
          <w:i w:val="0"/>
          <w:color w:val="000000"/>
          <w:sz w:val="24"/>
        </w:rPr>
        <w:t>本文原型</w:t>
      </w:r>
      <w:commentRangeEnd w:id="7"/>
      <w:r>
        <w:commentReference w:id="7"/>
      </w:r>
      <w:r>
        <w:rPr>
          <w:rFonts w:ascii="Times New Roman" w:hAnsi="Times New Roman" w:eastAsia="宋体"/>
          <w:b w:val="0"/>
          <w:i w:val="0"/>
          <w:color w:val="000000"/>
          <w:sz w:val="24"/>
        </w:rPr>
        <w:t>为了突出数据库过滤对候选空间的压缩作用，使用质量桶向量近似这一计算过程。该处理不改变相似度判断的基本思想，即只把碎片峰结构足够接近的谱图视为可能同簇。</w:t>
      </w:r>
    </w:p>
    <w:p w14:paraId="43062F2F">
      <w:pPr>
        <w:pStyle w:val="3"/>
        <w:jc w:val="left"/>
      </w:pPr>
      <w:r>
        <w:rPr>
          <w:rFonts w:ascii="Times New Roman" w:hAnsi="Times New Roman" w:eastAsia="黑体"/>
          <w:b/>
          <w:i w:val="0"/>
          <w:color w:val="000000"/>
          <w:sz w:val="24"/>
        </w:rPr>
        <w:t>2.3 常见聚类算法</w:t>
      </w:r>
    </w:p>
    <w:p w14:paraId="465906EA">
      <w:pPr>
        <w:spacing w:before="0" w:after="0" w:line="360" w:lineRule="auto"/>
        <w:ind w:firstLine="420"/>
        <w:jc w:val="both"/>
      </w:pPr>
      <w:r>
        <w:rPr>
          <w:rFonts w:ascii="Times New Roman" w:hAnsi="Times New Roman" w:eastAsia="宋体"/>
          <w:b w:val="0"/>
          <w:i w:val="0"/>
          <w:color w:val="000000"/>
          <w:sz w:val="24"/>
        </w:rPr>
        <w:t>K-Means、谱聚类、层次聚类和 DBSCAN 是本文用于对比的四类典型算法。K-Means 适合簇数已知且簇形状较规则的情况；谱聚类能够利用相似图结构，但需要构造完整相似度矩阵；层次聚类具备较好的合并过程解释性，但在样本规模增大后计算成本较高；DBSCAN 不需要预先给定簇数，但在高维稀疏谱图中对邻域半径和最小样本数较敏感。</w:t>
      </w:r>
    </w:p>
    <w:p w14:paraId="12F5FB9D">
      <w:pPr>
        <w:jc w:val="center"/>
      </w:pPr>
      <w:r>
        <w:drawing>
          <wp:inline distT="0" distB="0" distL="114300" distR="114300">
            <wp:extent cx="5471795" cy="3002280"/>
            <wp:effectExtent l="0" t="0" r="14605" b="203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472000" cy="3002651"/>
                    </a:xfrm>
                    <a:prstGeom prst="rect">
                      <a:avLst/>
                    </a:prstGeom>
                  </pic:spPr>
                </pic:pic>
              </a:graphicData>
            </a:graphic>
          </wp:inline>
        </w:drawing>
      </w:r>
    </w:p>
    <w:p w14:paraId="406900B1">
      <w:pPr>
        <w:spacing w:after="120"/>
        <w:jc w:val="center"/>
      </w:pPr>
      <w:r>
        <w:rPr>
          <w:rFonts w:ascii="Times New Roman" w:hAnsi="Times New Roman" w:eastAsia="宋体"/>
          <w:b w:val="0"/>
          <w:i w:val="0"/>
          <w:color w:val="000000"/>
          <w:sz w:val="21"/>
        </w:rPr>
        <w:t>图3 常见聚类算法原理对比示意图</w:t>
      </w:r>
    </w:p>
    <w:p w14:paraId="02D74AEF">
      <w:pPr>
        <w:spacing w:before="0" w:after="0" w:line="360" w:lineRule="auto"/>
        <w:ind w:firstLine="420"/>
        <w:jc w:val="both"/>
      </w:pPr>
      <w:r>
        <w:rPr>
          <w:rFonts w:ascii="Times New Roman" w:hAnsi="Times New Roman" w:eastAsia="宋体"/>
          <w:b w:val="0"/>
          <w:i w:val="0"/>
          <w:color w:val="000000"/>
          <w:sz w:val="24"/>
        </w:rPr>
        <w:t>图中可以看出，不同聚类算法的核心依据并不相同：K-Means 依赖中心点迭代，谱聚类依赖相似图和拉普拉斯矩阵，层次聚类依赖逐步合并结构，DBSCAN 依赖密度可达关系。本文算法额外引入数据库候选过滤，把“哪些谱图值得比较”放在相似度计算之前处理，因此能够与这些基线算法形成明确对照。</w:t>
      </w:r>
    </w:p>
    <w:p w14:paraId="3A353452">
      <w:pPr>
        <w:tabs>
          <w:tab w:val="center" w:pos="4195"/>
          <w:tab w:val="right" w:pos="8617"/>
        </w:tabs>
        <w:spacing w:before="120" w:after="120" w:line="312" w:lineRule="auto"/>
        <w:jc w:val="left"/>
      </w:pPr>
      <w:r>
        <w:tab/>
      </w:r>
      <m:oMath>
        <m:limLow>
          <m:limLowPr/>
          <m:e>
            <m:r>
              <m:rPr>
                <m:sty m:val="p"/>
              </m:rPr>
              <m:t>min</m:t>
            </m:r>
          </m:e>
          <m:lim>
            <m:r>
              <m:rPr>
                <m:sty m:val="p"/>
              </m:rPr>
              <m:t>{</m:t>
            </m:r>
            <m:sSub>
              <m:sSubPr/>
              <m:e>
                <m:r>
                  <m:rPr/>
                  <m:t>μ</m:t>
                </m:r>
              </m:e>
              <m:sub>
                <m:r>
                  <m:rPr/>
                  <m:t>k</m:t>
                </m:r>
              </m:sub>
            </m:sSub>
            <m:r>
              <m:rPr>
                <m:sty m:val="p"/>
              </m:rPr>
              <m:t>},{</m:t>
            </m:r>
            <m:sSub>
              <m:sSubPr/>
              <m:e>
                <m:r>
                  <m:rPr/>
                  <m:t>y</m:t>
                </m:r>
              </m:e>
              <m:sub>
                <m:r>
                  <m:rPr/>
                  <m:t>i</m:t>
                </m:r>
              </m:sub>
            </m:sSub>
            <m:r>
              <m:rPr>
                <m:sty m:val="p"/>
              </m:rPr>
              <m:t>}</m:t>
            </m:r>
          </m:lim>
        </m:limLow>
        <m:nary>
          <m:naryPr>
            <m:chr m:val="∑"/>
            <m:limLoc m:val="undOvr"/>
          </m:naryPr>
          <m:sub>
            <m:r>
              <m:rPr/>
              <m:t>i</m:t>
            </m:r>
            <m:r>
              <m:rPr>
                <m:sty m:val="p"/>
              </m:rPr>
              <m:t>=</m:t>
            </m:r>
            <m:r>
              <m:rPr/>
              <m:t>1</m:t>
            </m:r>
          </m:sub>
          <m:sup>
            <m:r>
              <m:rPr/>
              <m:t>n</m:t>
            </m:r>
          </m:sup>
          <m:e>
            <m:sSubSup>
              <m:sSubSupPr/>
              <m:e>
                <m:d>
                  <m:dPr>
                    <m:begChr m:val="∥"/>
                    <m:sepChr m:val=""/>
                    <m:endChr m:val="∥"/>
                  </m:dPr>
                  <m:e>
                    <m:sSub>
                      <m:sSubPr/>
                      <m:e>
                        <m:r>
                          <m:rPr>
                            <m:sty m:val="bi"/>
                          </m:rPr>
                          <m:t>v</m:t>
                        </m:r>
                      </m:e>
                      <m:sub>
                        <m:r>
                          <m:rPr/>
                          <m:t>i</m:t>
                        </m:r>
                      </m:sub>
                    </m:sSub>
                    <m:r>
                      <m:rPr>
                        <m:sty m:val="p"/>
                      </m:rPr>
                      <m:t>−</m:t>
                    </m:r>
                    <m:sSub>
                      <m:sSubPr/>
                      <m:e>
                        <m:r>
                          <m:rPr>
                            <m:sty m:val="bi"/>
                          </m:rPr>
                          <m:t>μ</m:t>
                        </m:r>
                      </m:e>
                      <m:sub>
                        <m:sSub>
                          <m:sSubPr/>
                          <m:e>
                            <m:r>
                              <m:rPr/>
                              <m:t>y</m:t>
                            </m:r>
                          </m:e>
                          <m:sub>
                            <m:r>
                              <m:rPr/>
                              <m:t>i</m:t>
                            </m:r>
                          </m:sub>
                        </m:sSub>
                      </m:sub>
                    </m:sSub>
                  </m:e>
                </m:d>
              </m:e>
              <m:sub>
                <m:r>
                  <m:rPr/>
                  <m:t>2</m:t>
                </m:r>
              </m:sub>
              <m:sup>
                <m:r>
                  <m:rPr/>
                  <m:t>2</m:t>
                </m:r>
              </m:sup>
            </m:sSubSup>
          </m:e>
        </m:nary>
      </m:oMath>
      <w:r>
        <w:rPr>
          <w:rFonts w:ascii="Times New Roman" w:hAnsi="Times New Roman" w:eastAsia="宋体"/>
          <w:b w:val="0"/>
          <w:i w:val="0"/>
          <w:color w:val="000000"/>
          <w:sz w:val="24"/>
        </w:rPr>
        <w:tab/>
      </w:r>
      <w:r>
        <w:rPr>
          <w:rFonts w:ascii="Times New Roman" w:hAnsi="Times New Roman" w:eastAsia="宋体"/>
          <w:b w:val="0"/>
          <w:i w:val="0"/>
          <w:color w:val="000000"/>
          <w:sz w:val="24"/>
        </w:rPr>
        <w:t>（2.4）</w:t>
      </w:r>
    </w:p>
    <w:p w14:paraId="127B1DD8">
      <w:pPr>
        <w:spacing w:before="0" w:after="0" w:line="360" w:lineRule="auto"/>
        <w:ind w:firstLine="420"/>
        <w:jc w:val="both"/>
      </w:pPr>
      <w:r>
        <w:rPr>
          <w:rFonts w:ascii="Times New Roman" w:hAnsi="Times New Roman" w:eastAsia="宋体"/>
          <w:b w:val="0"/>
          <w:i w:val="0"/>
          <w:color w:val="000000"/>
          <w:sz w:val="24"/>
        </w:rPr>
        <w:t>式（2.4）是 K-Means 的典型目标函数，其中 μk 表示第 k 个簇中心，yi 表示第 i 条谱图的簇标签。谱聚类、层次聚类和 DBSCAN 的目标形式不同，但它们都需要某种相似度或距离关系作为输入。</w:t>
      </w:r>
    </w:p>
    <w:p w14:paraId="6DA89785">
      <w:pPr>
        <w:tabs>
          <w:tab w:val="center" w:pos="4195"/>
          <w:tab w:val="right" w:pos="8617"/>
        </w:tabs>
        <w:spacing w:before="120" w:after="120" w:line="312" w:lineRule="auto"/>
        <w:jc w:val="left"/>
      </w:pPr>
      <w:r>
        <w:tab/>
      </w:r>
      <m:oMath>
        <m:sSub>
          <m:sSubPr/>
          <m:e>
            <m:r>
              <m:rPr/>
              <m:t>W</m:t>
            </m:r>
          </m:e>
          <m:sub>
            <m:r>
              <m:rPr/>
              <m:t>ij</m:t>
            </m:r>
          </m:sub>
        </m:sSub>
        <m:r>
          <m:rPr>
            <m:sty m:val="p"/>
          </m:rPr>
          <m:t>=</m:t>
        </m:r>
        <m:d>
          <m:dPr>
            <m:begChr m:val="{"/>
            <m:sepChr m:val=""/>
            <m:endChr m:val=""/>
          </m:dPr>
          <m:e>
            <m:m>
              <m:mPr>
                <m:mcs>
                  <m:mc>
                    <m:mcPr>
                      <m:count m:val="2"/>
                      <m:mcJc m:val="left"/>
                    </m:mcPr>
                  </m:mc>
                </m:mcs>
                <m:plcHide m:val="1"/>
              </m:mPr>
              <m:mr>
                <m:e>
                  <m:r>
                    <m:rPr>
                      <m:sty m:val="p"/>
                    </m:rPr>
                    <m:t>sim(</m:t>
                  </m:r>
                  <m:sSub>
                    <m:sSubPr/>
                    <m:e>
                      <m:r>
                        <m:rPr/>
                        <m:t>S</m:t>
                      </m:r>
                    </m:e>
                    <m:sub>
                      <m:r>
                        <m:rPr/>
                        <m:t>i</m:t>
                      </m:r>
                    </m:sub>
                  </m:sSub>
                  <m:r>
                    <m:rPr>
                      <m:sty m:val="p"/>
                    </m:rPr>
                    <m:t>,</m:t>
                  </m:r>
                  <m:sSub>
                    <m:sSubPr/>
                    <m:e>
                      <m:r>
                        <m:rPr/>
                        <m:t>S</m:t>
                      </m:r>
                    </m:e>
                    <m:sub>
                      <m:r>
                        <m:rPr/>
                        <m:t>j</m:t>
                      </m:r>
                    </m:sub>
                  </m:sSub>
                  <m:r>
                    <m:rPr>
                      <m:sty m:val="p"/>
                    </m:rPr>
                    <m:t>),</m:t>
                  </m:r>
                </m:e>
                <m:e>
                  <m:r>
                    <m:rPr>
                      <m:sty m:val="p"/>
                    </m:rPr>
                    <m:t>sim(</m:t>
                  </m:r>
                  <m:sSub>
                    <m:sSubPr/>
                    <m:e>
                      <m:r>
                        <m:rPr/>
                        <m:t>S</m:t>
                      </m:r>
                    </m:e>
                    <m:sub>
                      <m:r>
                        <m:rPr/>
                        <m:t>i</m:t>
                      </m:r>
                    </m:sub>
                  </m:sSub>
                  <m:r>
                    <m:rPr>
                      <m:sty m:val="p"/>
                    </m:rPr>
                    <m:t>,</m:t>
                  </m:r>
                  <m:sSub>
                    <m:sSubPr/>
                    <m:e>
                      <m:r>
                        <m:rPr/>
                        <m:t>S</m:t>
                      </m:r>
                    </m:e>
                    <m:sub>
                      <m:r>
                        <m:rPr/>
                        <m:t>j</m:t>
                      </m:r>
                    </m:sub>
                  </m:sSub>
                  <m:r>
                    <m:rPr>
                      <m:sty m:val="p"/>
                    </m:rPr>
                    <m:t>)≥</m:t>
                  </m:r>
                  <m:r>
                    <m:rPr/>
                    <m:t>τ</m:t>
                  </m:r>
                  <m:r>
                    <m:rPr>
                      <m:sty m:val="p"/>
                    </m:rPr>
                    <m:t>,</m:t>
                  </m:r>
                </m:e>
              </m:mr>
              <m:mr>
                <m:e>
                  <m:r>
                    <m:rPr/>
                    <m:t>0</m:t>
                  </m:r>
                  <m:r>
                    <m:rPr>
                      <m:sty m:val="p"/>
                    </m:rPr>
                    <m:t>,</m:t>
                  </m:r>
                </m:e>
                <m:e>
                  <m:r>
                    <m:rPr>
                      <m:sty m:val="p"/>
                    </m:rPr>
                    <m:t>sim(</m:t>
                  </m:r>
                  <m:sSub>
                    <m:sSubPr/>
                    <m:e>
                      <m:r>
                        <m:rPr/>
                        <m:t>S</m:t>
                      </m:r>
                    </m:e>
                    <m:sub>
                      <m:r>
                        <m:rPr/>
                        <m:t>i</m:t>
                      </m:r>
                    </m:sub>
                  </m:sSub>
                  <m:r>
                    <m:rPr>
                      <m:sty m:val="p"/>
                    </m:rPr>
                    <m:t>,</m:t>
                  </m:r>
                  <m:sSub>
                    <m:sSubPr/>
                    <m:e>
                      <m:r>
                        <m:rPr/>
                        <m:t>S</m:t>
                      </m:r>
                    </m:e>
                    <m:sub>
                      <m:r>
                        <m:rPr/>
                        <m:t>j</m:t>
                      </m:r>
                    </m:sub>
                  </m:sSub>
                  <m:r>
                    <m:rPr>
                      <m:sty m:val="p"/>
                    </m:rPr>
                    <m:t>)&lt;</m:t>
                  </m:r>
                  <m:r>
                    <m:rPr/>
                    <m:t>τ</m:t>
                  </m:r>
                  <m:r>
                    <m:rPr>
                      <m:sty m:val="p"/>
                    </m:rPr>
                    <m:t>.</m:t>
                  </m:r>
                </m:e>
              </m:mr>
            </m:m>
          </m:e>
        </m:d>
      </m:oMath>
      <w:r>
        <w:rPr>
          <w:rFonts w:ascii="Times New Roman" w:hAnsi="Times New Roman" w:eastAsia="宋体"/>
          <w:b w:val="0"/>
          <w:i w:val="0"/>
          <w:color w:val="000000"/>
          <w:sz w:val="24"/>
        </w:rPr>
        <w:tab/>
      </w:r>
      <w:r>
        <w:rPr>
          <w:rFonts w:ascii="Times New Roman" w:hAnsi="Times New Roman" w:eastAsia="宋体"/>
          <w:b w:val="0"/>
          <w:i w:val="0"/>
          <w:color w:val="000000"/>
          <w:sz w:val="24"/>
        </w:rPr>
        <w:t>（2.5）</w:t>
      </w:r>
    </w:p>
    <w:p w14:paraId="3A99F181">
      <w:pPr>
        <w:spacing w:before="0" w:after="0" w:line="360" w:lineRule="auto"/>
        <w:ind w:firstLine="420"/>
        <w:jc w:val="both"/>
      </w:pPr>
      <w:r>
        <w:rPr>
          <w:rFonts w:ascii="Times New Roman" w:hAnsi="Times New Roman" w:eastAsia="宋体"/>
          <w:b w:val="0"/>
          <w:i w:val="0"/>
          <w:color w:val="000000"/>
          <w:sz w:val="24"/>
        </w:rPr>
        <w:t>式（2.5）描述了相似图的常见构造方式。谱聚类需要依赖 W 构造拉普拉斯矩阵，本文算法也将通过阈值的候选谱图对看作图中的边，但本文不会为全部谱图对构造完整稠密相似图，而是先通过数据库过滤得到候选边集合。</w:t>
      </w:r>
    </w:p>
    <w:p w14:paraId="37609AC8">
      <w:pPr>
        <w:spacing w:before="0" w:after="0" w:line="360" w:lineRule="auto"/>
        <w:ind w:firstLine="420"/>
        <w:jc w:val="both"/>
      </w:pPr>
      <w:r>
        <w:rPr>
          <w:rFonts w:ascii="Times New Roman" w:hAnsi="Times New Roman" w:eastAsia="宋体"/>
          <w:b w:val="0"/>
          <w:i w:val="0"/>
          <w:color w:val="000000"/>
          <w:sz w:val="24"/>
        </w:rPr>
        <w:t>本文提出的数据库过滤聚类与上述算法的区别在于，它把候选生成作为独立阶段处理。</w:t>
      </w:r>
      <w:commentRangeStart w:id="8"/>
      <w:r>
        <w:rPr>
          <w:rFonts w:ascii="Times New Roman" w:hAnsi="Times New Roman" w:eastAsia="宋体"/>
          <w:b w:val="0"/>
          <w:i w:val="0"/>
          <w:color w:val="000000"/>
          <w:sz w:val="24"/>
        </w:rPr>
        <w:t>算法不急于对全部谱图进行两两相似度计算，而是先利用数据库字段排除明显不可能同簇的谱图对。</w:t>
      </w:r>
      <w:commentRangeEnd w:id="8"/>
      <w:r>
        <w:commentReference w:id="8"/>
      </w:r>
      <w:r>
        <w:rPr>
          <w:rFonts w:ascii="Times New Roman" w:hAnsi="Times New Roman" w:eastAsia="宋体"/>
          <w:b w:val="0"/>
          <w:i w:val="0"/>
          <w:color w:val="000000"/>
          <w:sz w:val="24"/>
        </w:rPr>
        <w:t>该方法适合谱图库这种既有结构化元数据又有高维峰型特征的数据场景。</w:t>
      </w:r>
    </w:p>
    <w:p w14:paraId="5577D856">
      <w:pPr>
        <w:pStyle w:val="3"/>
        <w:jc w:val="left"/>
      </w:pPr>
      <w:r>
        <w:rPr>
          <w:rFonts w:ascii="Times New Roman" w:hAnsi="Times New Roman" w:eastAsia="黑体"/>
          <w:b/>
          <w:i w:val="0"/>
          <w:color w:val="000000"/>
          <w:sz w:val="24"/>
        </w:rPr>
        <w:t>2.4 数据库过滤思想</w:t>
      </w:r>
    </w:p>
    <w:p w14:paraId="4047F2CD">
      <w:pPr>
        <w:spacing w:before="0" w:after="0" w:line="360" w:lineRule="auto"/>
        <w:ind w:firstLine="420"/>
        <w:jc w:val="both"/>
      </w:pPr>
      <w:r>
        <w:rPr>
          <w:rFonts w:ascii="Times New Roman" w:hAnsi="Times New Roman" w:eastAsia="宋体"/>
          <w:b w:val="0"/>
          <w:i w:val="0"/>
          <w:color w:val="000000"/>
          <w:sz w:val="24"/>
        </w:rPr>
        <w:t>数据库过滤的基本思想是把部分算法判断提前到候选生成阶段完成。TopLib 在检索阶段首先读取代表谱图库中的 precursor_mass 和 precursor_charge，再根据 ppm 或 Da 容差筛选候选代表谱图；如果启用荷电状态匹配，还会要求查询谱图和库谱图的前体电荷一致。只有通过这一候选匹配的谱图，才进入碎片峰距离计算。</w:t>
      </w:r>
    </w:p>
    <w:p w14:paraId="50DE6148">
      <w:pPr>
        <w:jc w:val="center"/>
      </w:pPr>
      <w:r>
        <w:drawing>
          <wp:inline distT="0" distB="0" distL="114300" distR="114300">
            <wp:extent cx="5471795" cy="3079115"/>
            <wp:effectExtent l="0" t="0" r="14605" b="196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472000" cy="3079636"/>
                    </a:xfrm>
                    <a:prstGeom prst="rect">
                      <a:avLst/>
                    </a:prstGeom>
                  </pic:spPr>
                </pic:pic>
              </a:graphicData>
            </a:graphic>
          </wp:inline>
        </w:drawing>
      </w:r>
    </w:p>
    <w:p w14:paraId="35B3C92E">
      <w:pPr>
        <w:spacing w:after="120"/>
        <w:jc w:val="center"/>
      </w:pPr>
      <w:r>
        <w:rPr>
          <w:rFonts w:ascii="Times New Roman" w:hAnsi="Times New Roman" w:eastAsia="宋体"/>
          <w:b w:val="0"/>
          <w:i w:val="0"/>
          <w:color w:val="000000"/>
          <w:sz w:val="21"/>
        </w:rPr>
        <w:t>图4 数据库过滤候选压缩原理示意图</w:t>
      </w:r>
    </w:p>
    <w:p w14:paraId="7DEA9573">
      <w:pPr>
        <w:spacing w:before="0" w:after="0" w:line="360" w:lineRule="auto"/>
        <w:ind w:firstLine="420"/>
        <w:jc w:val="both"/>
      </w:pPr>
      <w:r>
        <w:rPr>
          <w:rFonts w:ascii="Times New Roman" w:hAnsi="Times New Roman" w:eastAsia="宋体"/>
          <w:b w:val="0"/>
          <w:i w:val="0"/>
          <w:color w:val="000000"/>
          <w:sz w:val="24"/>
        </w:rPr>
        <w:t>从计算角度看，数据库过滤的价值在于把平方级全量比较压缩为局部候选比较。前体质量、荷电状态和峰桶字段都属于可结构化保存的数据，适合放入 SQLite 表和索引中先做筛选；筛选后的候选集合 Ec 明显小于全部谱图对，再进行向量相似度计算时，算法就能把算力集中在更可能同簇的谱图上。</w:t>
      </w:r>
    </w:p>
    <w:p w14:paraId="6DFE6B25">
      <w:pPr>
        <w:tabs>
          <w:tab w:val="center" w:pos="4195"/>
          <w:tab w:val="right" w:pos="8617"/>
        </w:tabs>
        <w:spacing w:before="120" w:after="120" w:line="312" w:lineRule="auto"/>
        <w:jc w:val="left"/>
      </w:pPr>
      <w:r>
        <w:tab/>
      </w:r>
      <m:oMath>
        <m:r>
          <m:rPr/>
          <m:t>η</m:t>
        </m:r>
        <m:r>
          <m:rPr>
            <m:sty m:val="p"/>
          </m:rPr>
          <m:t>=</m:t>
        </m:r>
        <m:r>
          <m:rPr/>
          <m:t>1</m:t>
        </m:r>
        <m:r>
          <m:rPr>
            <m:sty m:val="p"/>
          </m:rPr>
          <m:t>−</m:t>
        </m:r>
        <m:f>
          <m:fPr/>
          <m:num>
            <m:r>
              <m:rPr>
                <m:sty m:val="p"/>
              </m:rPr>
              <m:t>|</m:t>
            </m:r>
            <m:sSub>
              <m:sSubPr/>
              <m:e>
                <m:r>
                  <m:rPr/>
                  <m:t>E</m:t>
                </m:r>
              </m:e>
              <m:sub>
                <m:r>
                  <m:rPr/>
                  <m:t>c</m:t>
                </m:r>
              </m:sub>
            </m:sSub>
            <m:r>
              <m:rPr>
                <m:sty m:val="p"/>
              </m:rPr>
              <m:t>|</m:t>
            </m:r>
          </m:num>
          <m:den>
            <m:d>
              <m:dPr>
                <m:sepChr m:val=""/>
              </m:dPr>
              <m:e>
                <m:f>
                  <m:fPr>
                    <m:type m:val="nobar"/>
                  </m:fPr>
                  <m:num>
                    <m:r>
                      <m:rPr/>
                      <m:t>n</m:t>
                    </m:r>
                  </m:num>
                  <m:den>
                    <m:r>
                      <m:rPr/>
                      <m:t>2</m:t>
                    </m:r>
                  </m:den>
                </m:f>
              </m:e>
            </m:d>
          </m:den>
        </m:f>
        <m:r>
          <m:rPr>
            <m:sty m:val="p"/>
          </m:rPr>
          <m:t>=</m:t>
        </m:r>
        <m:r>
          <m:rPr/>
          <m:t>1</m:t>
        </m:r>
        <m:r>
          <m:rPr>
            <m:sty m:val="p"/>
          </m:rPr>
          <m:t>−</m:t>
        </m:r>
        <m:f>
          <m:fPr/>
          <m:num>
            <m:r>
              <m:rPr/>
              <m:t>2</m:t>
            </m:r>
            <m:r>
              <m:rPr>
                <m:sty m:val="p"/>
              </m:rPr>
              <m:t>|</m:t>
            </m:r>
            <m:sSub>
              <m:sSubPr/>
              <m:e>
                <m:r>
                  <m:rPr/>
                  <m:t>E</m:t>
                </m:r>
              </m:e>
              <m:sub>
                <m:r>
                  <m:rPr/>
                  <m:t>c</m:t>
                </m:r>
              </m:sub>
            </m:sSub>
            <m:r>
              <m:rPr>
                <m:sty m:val="p"/>
              </m:rPr>
              <m:t>|</m:t>
            </m:r>
          </m:num>
          <m:den>
            <m:r>
              <m:rPr/>
              <m:t>n</m:t>
            </m:r>
            <m:r>
              <m:rPr>
                <m:sty m:val="p"/>
              </m:rPr>
              <m:t>(</m:t>
            </m:r>
            <m:r>
              <m:rPr/>
              <m:t>n</m:t>
            </m:r>
            <m:r>
              <m:rPr>
                <m:sty m:val="p"/>
              </m:rPr>
              <m:t>−</m:t>
            </m:r>
            <m:r>
              <m:rPr/>
              <m:t>1</m:t>
            </m:r>
            <m:r>
              <m:rPr>
                <m:sty m:val="p"/>
              </m:rPr>
              <m:t>)</m:t>
            </m:r>
          </m:den>
        </m:f>
      </m:oMath>
      <w:r>
        <w:rPr>
          <w:rFonts w:ascii="Times New Roman" w:hAnsi="Times New Roman" w:eastAsia="宋体"/>
          <w:b w:val="0"/>
          <w:i w:val="0"/>
          <w:color w:val="000000"/>
          <w:sz w:val="24"/>
        </w:rPr>
        <w:tab/>
      </w:r>
      <w:r>
        <w:rPr>
          <w:rFonts w:ascii="Times New Roman" w:hAnsi="Times New Roman" w:eastAsia="宋体"/>
          <w:b w:val="0"/>
          <w:i w:val="0"/>
          <w:color w:val="000000"/>
          <w:sz w:val="24"/>
        </w:rPr>
        <w:t>（2.6）</w:t>
      </w:r>
    </w:p>
    <w:p w14:paraId="3CEAF1DB">
      <w:pPr>
        <w:spacing w:before="0" w:after="0" w:line="360" w:lineRule="auto"/>
        <w:ind w:firstLine="420"/>
        <w:jc w:val="both"/>
      </w:pPr>
      <w:r>
        <w:rPr>
          <w:rFonts w:ascii="Times New Roman" w:hAnsi="Times New Roman" w:eastAsia="宋体"/>
          <w:b w:val="0"/>
          <w:i w:val="0"/>
          <w:color w:val="000000"/>
          <w:sz w:val="24"/>
        </w:rPr>
        <w:t>式（2.6）定义候选过滤率 η，其中 |Ec| 表示数据库过滤后保留的候选谱图对数量，二项式项表示完整两两比较的谱图对数量。η 越接近 1，说明数据库过滤排除的无效比较越多。</w:t>
      </w:r>
    </w:p>
    <w:p w14:paraId="633A1088">
      <w:pPr>
        <w:spacing w:before="0" w:after="0" w:line="360" w:lineRule="auto"/>
        <w:ind w:firstLine="420"/>
        <w:jc w:val="both"/>
      </w:pPr>
      <w:r>
        <w:rPr>
          <w:rFonts w:ascii="Times New Roman" w:hAnsi="Times New Roman" w:eastAsia="宋体"/>
          <w:b w:val="0"/>
          <w:i w:val="0"/>
          <w:color w:val="000000"/>
          <w:sz w:val="24"/>
        </w:rPr>
        <w:t>数据库过滤与聚类算法之间是协同关系。过滤条件过宽时，候选数量下降有限，效率提升不明显；过滤条件过窄时，可能丢失真实同源谱图。TopLib 同时考虑前体质量容差、可选荷电匹配和 ±1.00235 Da 同位素误差，体现了面向去卷积自上而下谱图的工程取舍。本文在实验原型中保留前体质量、荷电状态和强峰桶条件，用于模拟这种先候选压缩、再精细距离计算的流程。</w:t>
      </w:r>
    </w:p>
    <w:p w14:paraId="6AFD61FB">
      <w:pPr>
        <w:pStyle w:val="2"/>
        <w:pageBreakBefore/>
        <w:jc w:val="center"/>
      </w:pPr>
      <w:r>
        <w:rPr>
          <w:rFonts w:ascii="Times New Roman" w:hAnsi="Times New Roman" w:eastAsia="黑体"/>
          <w:b/>
          <w:i w:val="0"/>
          <w:color w:val="000000"/>
          <w:sz w:val="32"/>
        </w:rPr>
        <w:t>第3章 需求分析与总体设计</w:t>
      </w:r>
    </w:p>
    <w:p w14:paraId="44F623DA">
      <w:pPr>
        <w:pStyle w:val="3"/>
        <w:jc w:val="left"/>
      </w:pPr>
      <w:r>
        <w:rPr>
          <w:rFonts w:ascii="Times New Roman" w:hAnsi="Times New Roman" w:eastAsia="黑体"/>
          <w:b/>
          <w:i w:val="0"/>
          <w:color w:val="000000"/>
          <w:sz w:val="24"/>
        </w:rPr>
        <w:t>3.1 问题定义</w:t>
      </w:r>
    </w:p>
    <w:p w14:paraId="570C5AE1">
      <w:pPr>
        <w:spacing w:before="0" w:after="0" w:line="360" w:lineRule="auto"/>
        <w:ind w:firstLine="420"/>
        <w:jc w:val="both"/>
      </w:pPr>
      <w:r>
        <w:rPr>
          <w:rFonts w:ascii="Times New Roman" w:hAnsi="Times New Roman" w:eastAsia="宋体"/>
          <w:b w:val="0"/>
          <w:i w:val="0"/>
          <w:color w:val="000000"/>
          <w:sz w:val="24"/>
        </w:rPr>
        <w:t>本文研究的问题可以描述为：给定一批谱图及其峰列表、前体质量和荷电状态等元数据，如何在不进行全量两两比较的情况下，将相似谱图聚合为若干簇，并输出可解释的聚类质量和效率指标。该问题既包含算法设计，也包含数据管理设计。</w:t>
      </w:r>
    </w:p>
    <w:p w14:paraId="4FCD7909">
      <w:pPr>
        <w:spacing w:before="0" w:after="0" w:line="360" w:lineRule="auto"/>
        <w:ind w:firstLine="420"/>
        <w:jc w:val="both"/>
      </w:pPr>
      <w:r>
        <w:rPr>
          <w:rFonts w:ascii="Times New Roman" w:hAnsi="Times New Roman" w:eastAsia="宋体"/>
          <w:b w:val="0"/>
          <w:i w:val="0"/>
          <w:color w:val="000000"/>
          <w:sz w:val="24"/>
        </w:rPr>
        <w:t>从输入看，系统需要接收谱图编号、前体质量、荷电状态、峰数量和峰列表。为了进行实验评价，还需要保存模拟数据的真实聚类标签。从输出看，系统需要给出每条谱图所属聚类、候选谱图对数量、过滤率、运行时间、内存占用和聚类质量指标。</w:t>
      </w:r>
    </w:p>
    <w:p w14:paraId="59A1B2A9">
      <w:pPr>
        <w:pStyle w:val="3"/>
        <w:jc w:val="left"/>
      </w:pPr>
      <w:r>
        <w:rPr>
          <w:rFonts w:ascii="Times New Roman" w:hAnsi="Times New Roman" w:eastAsia="黑体"/>
          <w:b/>
          <w:i w:val="0"/>
          <w:color w:val="000000"/>
          <w:sz w:val="24"/>
        </w:rPr>
        <w:t>3.2 功能需求</w:t>
      </w:r>
    </w:p>
    <w:p w14:paraId="5E6E6578">
      <w:pPr>
        <w:spacing w:before="0" w:after="0" w:line="360" w:lineRule="auto"/>
        <w:ind w:firstLine="420"/>
        <w:jc w:val="both"/>
      </w:pPr>
      <w:r>
        <w:rPr>
          <w:rFonts w:ascii="Times New Roman" w:hAnsi="Times New Roman" w:eastAsia="宋体"/>
          <w:b w:val="0"/>
          <w:i w:val="0"/>
          <w:color w:val="000000"/>
          <w:sz w:val="24"/>
        </w:rPr>
        <w:t>系统应具备五项核心功能。第一，谱图数据生成与向量化功能，用于构造带真实标签的 MS/MS 谱图样本，并形成后续算法可直接使用的质量桶向量。第二，SQLite 入库功能，用于保存 spectrum 表、peak 表和必要索引。第三，候选过滤功能，根据前体质量、荷电状态和强峰桶规则查询候选谱图对。第四，聚类与对比功能，对候选谱图对计算相似度并输出聚类标签，同时运行多种对比算法。第五，指标导出功能，将 ARI、NMI、轮廓系数、运行时间、峰值内存和候选对数量统一输出，支持后续结果分析。</w:t>
      </w:r>
    </w:p>
    <w:p w14:paraId="3A0CA446">
      <w:pPr>
        <w:spacing w:after="120"/>
        <w:jc w:val="center"/>
      </w:pPr>
      <w:r>
        <w:rPr>
          <w:rFonts w:ascii="Times New Roman" w:hAnsi="Times New Roman" w:eastAsia="宋体"/>
          <w:b w:val="0"/>
          <w:i w:val="0"/>
          <w:color w:val="000000"/>
          <w:sz w:val="21"/>
        </w:rPr>
        <w:t>表1 数据库过滤规则设计</w:t>
      </w:r>
    </w:p>
    <w:tbl>
      <w:tblPr>
        <w:tblStyle w:val="16"/>
        <w:tblW w:w="0" w:type="auto"/>
        <w:jc w:val="center"/>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2268"/>
        <w:gridCol w:w="2381"/>
        <w:gridCol w:w="4422"/>
      </w:tblGrid>
      <w:tr w14:paraId="3DB42FCD">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771" w:type="dxa"/>
            <w:tcBorders>
              <w:bottom w:val="single" w:color="000000" w:sz="8" w:space="0"/>
            </w:tcBorders>
            <w:vAlign w:val="center"/>
          </w:tcPr>
          <w:p w14:paraId="74C2235B">
            <w:pPr>
              <w:spacing w:before="0" w:after="0" w:line="288" w:lineRule="auto"/>
              <w:jc w:val="center"/>
            </w:pPr>
            <w:r>
              <w:rPr>
                <w:rFonts w:ascii="Times New Roman" w:hAnsi="Times New Roman" w:eastAsia="宋体"/>
                <w:b/>
                <w:i w:val="0"/>
                <w:color w:val="000000"/>
                <w:sz w:val="21"/>
              </w:rPr>
              <w:t>过滤规则</w:t>
            </w:r>
          </w:p>
        </w:tc>
        <w:tc>
          <w:tcPr>
            <w:tcW w:w="2771" w:type="dxa"/>
            <w:tcBorders>
              <w:bottom w:val="single" w:color="000000" w:sz="8" w:space="0"/>
            </w:tcBorders>
            <w:vAlign w:val="center"/>
          </w:tcPr>
          <w:p w14:paraId="5EE95E18">
            <w:pPr>
              <w:spacing w:before="0" w:after="0" w:line="288" w:lineRule="auto"/>
              <w:jc w:val="center"/>
            </w:pPr>
            <w:r>
              <w:rPr>
                <w:rFonts w:ascii="Times New Roman" w:hAnsi="Times New Roman" w:eastAsia="宋体"/>
                <w:b/>
                <w:i w:val="0"/>
                <w:color w:val="000000"/>
                <w:sz w:val="21"/>
              </w:rPr>
              <w:t>参数设置</w:t>
            </w:r>
          </w:p>
        </w:tc>
        <w:tc>
          <w:tcPr>
            <w:tcW w:w="2771" w:type="dxa"/>
            <w:tcBorders>
              <w:bottom w:val="single" w:color="000000" w:sz="8" w:space="0"/>
            </w:tcBorders>
            <w:vAlign w:val="center"/>
          </w:tcPr>
          <w:p w14:paraId="259AB142">
            <w:pPr>
              <w:spacing w:before="0" w:after="0" w:line="288" w:lineRule="auto"/>
              <w:jc w:val="center"/>
            </w:pPr>
            <w:r>
              <w:rPr>
                <w:rFonts w:ascii="Times New Roman" w:hAnsi="Times New Roman" w:eastAsia="宋体"/>
                <w:b/>
                <w:i w:val="0"/>
                <w:color w:val="000000"/>
                <w:sz w:val="21"/>
              </w:rPr>
              <w:t>设计目的</w:t>
            </w:r>
          </w:p>
        </w:tc>
      </w:tr>
      <w:tr w14:paraId="6752D85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268" w:type="dxa"/>
            <w:vAlign w:val="center"/>
          </w:tcPr>
          <w:p w14:paraId="50BB2448">
            <w:pPr>
              <w:spacing w:before="0" w:after="0" w:line="288" w:lineRule="auto"/>
              <w:jc w:val="center"/>
            </w:pPr>
            <w:r>
              <w:rPr>
                <w:rFonts w:ascii="Times New Roman" w:hAnsi="Times New Roman" w:eastAsia="宋体"/>
                <w:b w:val="0"/>
                <w:i w:val="0"/>
                <w:color w:val="000000"/>
                <w:sz w:val="21"/>
              </w:rPr>
              <w:t>前体质量容差</w:t>
            </w:r>
          </w:p>
        </w:tc>
        <w:tc>
          <w:tcPr>
            <w:tcW w:w="2381" w:type="dxa"/>
            <w:vAlign w:val="center"/>
          </w:tcPr>
          <w:p w14:paraId="566CFF47">
            <w:pPr>
              <w:spacing w:before="0" w:after="0" w:line="288" w:lineRule="auto"/>
              <w:jc w:val="left"/>
            </w:pPr>
            <w:r>
              <w:rPr>
                <w:rFonts w:ascii="Times New Roman" w:hAnsi="Times New Roman" w:eastAsia="宋体"/>
                <w:b w:val="0"/>
                <w:i w:val="0"/>
                <w:color w:val="000000"/>
                <w:sz w:val="21"/>
              </w:rPr>
              <w:t>默认 10 ppm 或 2.2 Da</w:t>
            </w:r>
          </w:p>
        </w:tc>
        <w:tc>
          <w:tcPr>
            <w:tcW w:w="4422" w:type="dxa"/>
            <w:vAlign w:val="center"/>
          </w:tcPr>
          <w:p w14:paraId="61474C99">
            <w:pPr>
              <w:spacing w:before="0" w:after="0" w:line="288" w:lineRule="auto"/>
              <w:jc w:val="left"/>
            </w:pPr>
            <w:r>
              <w:rPr>
                <w:rFonts w:ascii="Times New Roman" w:hAnsi="Times New Roman" w:eastAsia="宋体"/>
                <w:b w:val="0"/>
                <w:i w:val="0"/>
                <w:color w:val="000000"/>
                <w:sz w:val="21"/>
              </w:rPr>
              <w:t>先按前体质量缩小代表谱图候选范围，避免对全部库谱图进行 fragment distance 计算。</w:t>
            </w:r>
          </w:p>
        </w:tc>
      </w:tr>
      <w:tr w14:paraId="5EA771B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268" w:type="dxa"/>
            <w:vAlign w:val="center"/>
          </w:tcPr>
          <w:p w14:paraId="1206DD0B">
            <w:pPr>
              <w:spacing w:before="0" w:after="0" w:line="288" w:lineRule="auto"/>
              <w:jc w:val="center"/>
            </w:pPr>
            <w:r>
              <w:rPr>
                <w:rFonts w:ascii="Times New Roman" w:hAnsi="Times New Roman" w:eastAsia="宋体"/>
                <w:b w:val="0"/>
                <w:i w:val="0"/>
                <w:color w:val="000000"/>
                <w:sz w:val="21"/>
              </w:rPr>
              <w:t>荷电状态匹配</w:t>
            </w:r>
          </w:p>
        </w:tc>
        <w:tc>
          <w:tcPr>
            <w:tcW w:w="2381" w:type="dxa"/>
            <w:vAlign w:val="center"/>
          </w:tcPr>
          <w:p w14:paraId="6DF81805">
            <w:pPr>
              <w:spacing w:before="0" w:after="0" w:line="288" w:lineRule="auto"/>
              <w:jc w:val="left"/>
            </w:pPr>
            <w:r>
              <w:rPr>
                <w:rFonts w:ascii="Times New Roman" w:hAnsi="Times New Roman" w:eastAsia="宋体"/>
                <w:b w:val="0"/>
                <w:i w:val="0"/>
                <w:color w:val="000000"/>
                <w:sz w:val="21"/>
              </w:rPr>
              <w:t>charge matching 可选</w:t>
            </w:r>
          </w:p>
        </w:tc>
        <w:tc>
          <w:tcPr>
            <w:tcW w:w="4422" w:type="dxa"/>
            <w:vAlign w:val="center"/>
          </w:tcPr>
          <w:p w14:paraId="02EF341F">
            <w:pPr>
              <w:spacing w:before="0" w:after="0" w:line="288" w:lineRule="auto"/>
              <w:jc w:val="left"/>
            </w:pPr>
            <w:r>
              <w:rPr>
                <w:rFonts w:ascii="Times New Roman" w:hAnsi="Times New Roman" w:eastAsia="宋体"/>
                <w:b w:val="0"/>
                <w:i w:val="0"/>
                <w:color w:val="000000"/>
                <w:sz w:val="21"/>
              </w:rPr>
              <w:t>当参数要求荷电一致时，只保留前体电荷相同的候选代表谱图。</w:t>
            </w:r>
          </w:p>
        </w:tc>
      </w:tr>
      <w:tr w14:paraId="29A7144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268" w:type="dxa"/>
            <w:vAlign w:val="center"/>
          </w:tcPr>
          <w:p w14:paraId="04398DD5">
            <w:pPr>
              <w:spacing w:before="0" w:after="0" w:line="288" w:lineRule="auto"/>
              <w:jc w:val="center"/>
            </w:pPr>
            <w:r>
              <w:rPr>
                <w:rFonts w:ascii="Times New Roman" w:hAnsi="Times New Roman" w:eastAsia="宋体"/>
                <w:b w:val="0"/>
                <w:i w:val="0"/>
                <w:color w:val="000000"/>
                <w:sz w:val="21"/>
              </w:rPr>
              <w:t>同位素误差兼容</w:t>
            </w:r>
          </w:p>
        </w:tc>
        <w:tc>
          <w:tcPr>
            <w:tcW w:w="2381" w:type="dxa"/>
            <w:vAlign w:val="center"/>
          </w:tcPr>
          <w:p w14:paraId="4C3487D3">
            <w:pPr>
              <w:spacing w:before="0" w:after="0" w:line="288" w:lineRule="auto"/>
              <w:jc w:val="left"/>
            </w:pPr>
            <w:r>
              <w:rPr>
                <w:rFonts w:ascii="Times New Roman" w:hAnsi="Times New Roman" w:eastAsia="宋体"/>
                <w:b w:val="0"/>
                <w:i w:val="0"/>
                <w:color w:val="000000"/>
                <w:sz w:val="21"/>
              </w:rPr>
              <w:t>允许 ±1.00235 Da</w:t>
            </w:r>
          </w:p>
        </w:tc>
        <w:tc>
          <w:tcPr>
            <w:tcW w:w="4422" w:type="dxa"/>
            <w:vAlign w:val="center"/>
          </w:tcPr>
          <w:p w14:paraId="3F3D7686">
            <w:pPr>
              <w:spacing w:before="0" w:after="0" w:line="288" w:lineRule="auto"/>
              <w:jc w:val="left"/>
            </w:pPr>
            <w:r>
              <w:rPr>
                <w:rFonts w:ascii="Times New Roman" w:hAnsi="Times New Roman" w:eastAsia="宋体"/>
                <w:b w:val="0"/>
                <w:i w:val="0"/>
                <w:color w:val="000000"/>
                <w:sz w:val="21"/>
              </w:rPr>
              <w:t>兼容去卷积过程中常见的一阶同位素质量偏移，降低真实匹配被误过滤的风险。</w:t>
            </w:r>
          </w:p>
        </w:tc>
      </w:tr>
      <w:tr w14:paraId="3F8F83F9">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268" w:type="dxa"/>
            <w:vAlign w:val="center"/>
          </w:tcPr>
          <w:p w14:paraId="4D539DFF">
            <w:pPr>
              <w:spacing w:before="0" w:after="0" w:line="288" w:lineRule="auto"/>
              <w:jc w:val="center"/>
            </w:pPr>
            <w:r>
              <w:rPr>
                <w:rFonts w:ascii="Times New Roman" w:hAnsi="Times New Roman" w:eastAsia="宋体"/>
                <w:b w:val="0"/>
                <w:i w:val="0"/>
                <w:color w:val="000000"/>
                <w:sz w:val="21"/>
              </w:rPr>
              <w:t>碎片峰距离</w:t>
            </w:r>
          </w:p>
        </w:tc>
        <w:tc>
          <w:tcPr>
            <w:tcW w:w="2381" w:type="dxa"/>
            <w:vAlign w:val="center"/>
          </w:tcPr>
          <w:p w14:paraId="14CBF028">
            <w:pPr>
              <w:spacing w:before="0" w:after="0" w:line="288" w:lineRule="auto"/>
              <w:jc w:val="left"/>
            </w:pPr>
            <w:r>
              <w:rPr>
                <w:rFonts w:ascii="Times New Roman" w:hAnsi="Times New Roman" w:eastAsia="宋体"/>
                <w:b w:val="0"/>
                <w:i w:val="0"/>
                <w:color w:val="000000"/>
                <w:sz w:val="21"/>
              </w:rPr>
              <w:t>默认 fragment error = 10 ppm</w:t>
            </w:r>
          </w:p>
        </w:tc>
        <w:tc>
          <w:tcPr>
            <w:tcW w:w="4422" w:type="dxa"/>
            <w:vAlign w:val="center"/>
          </w:tcPr>
          <w:p w14:paraId="432B3732">
            <w:pPr>
              <w:spacing w:before="0" w:after="0" w:line="288" w:lineRule="auto"/>
              <w:jc w:val="left"/>
            </w:pPr>
            <w:r>
              <w:rPr>
                <w:rFonts w:ascii="Times New Roman" w:hAnsi="Times New Roman" w:eastAsia="宋体"/>
                <w:b w:val="0"/>
                <w:i w:val="0"/>
                <w:color w:val="000000"/>
                <w:sz w:val="21"/>
              </w:rPr>
              <w:t>候选生成后再对前 50 个碎片峰计算距离，并选择最佳目标或诱饵命中。</w:t>
            </w:r>
          </w:p>
        </w:tc>
      </w:tr>
    </w:tbl>
    <w:p w14:paraId="057C0CDD"/>
    <w:p w14:paraId="5E21F74C">
      <w:pPr>
        <w:spacing w:before="0" w:after="0" w:line="360" w:lineRule="auto"/>
        <w:ind w:firstLine="420"/>
        <w:jc w:val="both"/>
      </w:pPr>
      <w:r>
        <w:rPr>
          <w:rFonts w:ascii="Times New Roman" w:hAnsi="Times New Roman" w:eastAsia="宋体"/>
          <w:b w:val="0"/>
          <w:i w:val="0"/>
          <w:color w:val="000000"/>
          <w:sz w:val="24"/>
        </w:rPr>
        <w:t>其中，候选过滤功能是本文算法的重点。过滤阶段不改变谱图向量，也不直接输出最终簇，而是作为相似度计算之前的候选压缩层。这样能够保持算法结构清晰，也便于与未使用数据库过滤的算法进行公平对比。</w:t>
      </w:r>
    </w:p>
    <w:p w14:paraId="2CF8EC9D">
      <w:pPr>
        <w:pStyle w:val="3"/>
        <w:jc w:val="left"/>
      </w:pPr>
      <w:commentRangeStart w:id="9"/>
      <w:r>
        <w:rPr>
          <w:rFonts w:ascii="Times New Roman" w:hAnsi="Times New Roman" w:eastAsia="黑体"/>
          <w:b/>
          <w:i w:val="0"/>
          <w:color w:val="000000"/>
          <w:sz w:val="24"/>
        </w:rPr>
        <w:t>3.3 非功能需求</w:t>
      </w:r>
      <w:commentRangeEnd w:id="9"/>
      <w:r>
        <w:commentReference w:id="9"/>
      </w:r>
    </w:p>
    <w:p w14:paraId="0DDD8A57">
      <w:pPr>
        <w:spacing w:before="0" w:after="0" w:line="360" w:lineRule="auto"/>
        <w:ind w:firstLine="420"/>
        <w:jc w:val="both"/>
      </w:pPr>
      <w:r>
        <w:rPr>
          <w:rFonts w:ascii="Times New Roman" w:hAnsi="Times New Roman" w:eastAsia="宋体"/>
          <w:b w:val="0"/>
          <w:i w:val="0"/>
          <w:color w:val="000000"/>
          <w:sz w:val="24"/>
        </w:rPr>
        <w:t>非功能需求主要包括可复现性、可解释性、可扩展性和可维护性。可复现性要求实验脚本固定随机种子，并将谱图数据、聚类指标和实验图导出到固定目录。可解释性要求过滤规则与谱图元数据直接对应，能够说明每个候选被保留的原因。可扩展性要求数据库结构能够容纳更多谱图和峰信息，后续可替换为真实数据。可维护性要求实验输出保持结构化，避免手工复制指标导致前后结果不一致。</w:t>
      </w:r>
    </w:p>
    <w:p w14:paraId="403C3407">
      <w:pPr>
        <w:spacing w:before="0" w:after="0" w:line="360" w:lineRule="auto"/>
        <w:ind w:firstLine="420"/>
        <w:jc w:val="both"/>
      </w:pPr>
      <w:commentRangeStart w:id="10"/>
      <w:r>
        <w:rPr>
          <w:rFonts w:ascii="Times New Roman" w:hAnsi="Times New Roman" w:eastAsia="宋体"/>
          <w:b w:val="0"/>
          <w:i w:val="0"/>
          <w:color w:val="000000"/>
          <w:sz w:val="24"/>
        </w:rPr>
        <w:t>本文没有把实验结果写死在正文中，而是由实验脚本生成 metrics.json 和 filter_sensitivity.json，再由结果分析部分读取这些文件中的指标进行描述。这种设计使算法参数、实验图和结果分析之间保持可追溯关系。</w:t>
      </w:r>
      <w:commentRangeEnd w:id="10"/>
      <w:r>
        <w:commentReference w:id="10"/>
      </w:r>
    </w:p>
    <w:p w14:paraId="4341A940">
      <w:pPr>
        <w:pStyle w:val="3"/>
        <w:jc w:val="left"/>
      </w:pPr>
      <w:r>
        <w:rPr>
          <w:rFonts w:ascii="Times New Roman" w:hAnsi="Times New Roman" w:eastAsia="黑体"/>
          <w:b/>
          <w:i w:val="0"/>
          <w:color w:val="000000"/>
          <w:sz w:val="24"/>
        </w:rPr>
        <w:t>3.4 总体流程设计</w:t>
      </w:r>
    </w:p>
    <w:p w14:paraId="5C20C151">
      <w:pPr>
        <w:spacing w:before="0" w:after="0" w:line="360" w:lineRule="auto"/>
        <w:ind w:firstLine="420"/>
        <w:jc w:val="both"/>
      </w:pPr>
      <w:r>
        <w:rPr>
          <w:rFonts w:ascii="Times New Roman" w:hAnsi="Times New Roman" w:eastAsia="宋体"/>
          <w:b w:val="0"/>
          <w:i w:val="0"/>
          <w:color w:val="000000"/>
          <w:sz w:val="24"/>
        </w:rPr>
        <w:t>系统总体流程包括数据准备、数据库构建、候选过滤、相似度计算、聚类评价和结果导出。首先，程序生成带有真实标签的模拟谱图，并将谱图元数据和峰列表写入 SQLite。然后，本文算法通过数据库过滤查询候选谱图对，仅对候选对计算余弦相似度。最后，程序输出聚类标签、候选过滤统计和实验图表，用于分析算法的聚类质量与效率变化。</w:t>
      </w:r>
    </w:p>
    <w:p w14:paraId="66A15F33">
      <w:pPr>
        <w:jc w:val="center"/>
      </w:pPr>
      <w:r>
        <w:drawing>
          <wp:inline distT="0" distB="0" distL="114300" distR="114300">
            <wp:extent cx="5471795" cy="2735580"/>
            <wp:effectExtent l="0" t="0" r="146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472000" cy="2736000"/>
                    </a:xfrm>
                    <a:prstGeom prst="rect">
                      <a:avLst/>
                    </a:prstGeom>
                  </pic:spPr>
                </pic:pic>
              </a:graphicData>
            </a:graphic>
          </wp:inline>
        </w:drawing>
      </w:r>
    </w:p>
    <w:p w14:paraId="5B70C4CA">
      <w:pPr>
        <w:spacing w:after="120"/>
        <w:jc w:val="center"/>
      </w:pPr>
      <w:r>
        <w:rPr>
          <w:rFonts w:ascii="Times New Roman" w:hAnsi="Times New Roman" w:eastAsia="宋体"/>
          <w:b w:val="0"/>
          <w:i w:val="0"/>
          <w:color w:val="000000"/>
          <w:sz w:val="21"/>
        </w:rPr>
        <w:t>图5 数据库过滤谱图聚类算法总体流程图</w:t>
      </w:r>
    </w:p>
    <w:p w14:paraId="2408CD9D">
      <w:pPr>
        <w:spacing w:before="0" w:after="0" w:line="360" w:lineRule="auto"/>
        <w:ind w:firstLine="420"/>
        <w:jc w:val="both"/>
      </w:pPr>
      <w:r>
        <w:rPr>
          <w:rFonts w:ascii="Times New Roman" w:hAnsi="Times New Roman" w:eastAsia="宋体"/>
          <w:b w:val="0"/>
          <w:i w:val="0"/>
          <w:color w:val="000000"/>
          <w:sz w:val="24"/>
        </w:rPr>
        <w:t>总体流程图体现了本文算法与普通</w:t>
      </w:r>
      <w:commentRangeStart w:id="11"/>
      <w:r>
        <w:rPr>
          <w:rFonts w:ascii="Times New Roman" w:hAnsi="Times New Roman" w:eastAsia="宋体"/>
          <w:b w:val="0"/>
          <w:i w:val="0"/>
          <w:color w:val="000000"/>
          <w:sz w:val="24"/>
        </w:rPr>
        <w:t>全量</w:t>
      </w:r>
      <w:commentRangeEnd w:id="11"/>
      <w:r>
        <w:commentReference w:id="11"/>
      </w:r>
      <w:r>
        <w:rPr>
          <w:rFonts w:ascii="Times New Roman" w:hAnsi="Times New Roman" w:eastAsia="宋体"/>
          <w:b w:val="0"/>
          <w:i w:val="0"/>
          <w:color w:val="000000"/>
          <w:sz w:val="24"/>
        </w:rPr>
        <w:t>比较算法的主要区别。输入谱图先进入 SQLite 数据库，系统利用</w:t>
      </w:r>
      <w:commentRangeStart w:id="12"/>
      <w:r>
        <w:rPr>
          <w:rFonts w:ascii="Times New Roman" w:hAnsi="Times New Roman" w:eastAsia="宋体"/>
          <w:b w:val="0"/>
          <w:i w:val="0"/>
          <w:color w:val="000000"/>
          <w:sz w:val="24"/>
        </w:rPr>
        <w:t xml:space="preserve"> spectrum</w:t>
      </w:r>
      <w:commentRangeEnd w:id="12"/>
      <w:r>
        <w:commentReference w:id="12"/>
      </w:r>
      <w:r>
        <w:rPr>
          <w:rFonts w:ascii="Times New Roman" w:hAnsi="Times New Roman" w:eastAsia="宋体"/>
          <w:b w:val="0"/>
          <w:i w:val="0"/>
          <w:color w:val="000000"/>
          <w:sz w:val="24"/>
        </w:rPr>
        <w:t xml:space="preserve"> 表中的前体质量、荷电状态和高强度峰桶字段完成候选压缩；候选集合形成后，程序才读取向量并计算余弦相似度，最后通过连通分量得到聚类结果。</w:t>
      </w:r>
    </w:p>
    <w:p w14:paraId="23A29E1F">
      <w:pPr>
        <w:tabs>
          <w:tab w:val="center" w:pos="4195"/>
          <w:tab w:val="right" w:pos="8617"/>
        </w:tabs>
        <w:spacing w:before="120" w:after="120" w:line="312" w:lineRule="auto"/>
        <w:jc w:val="left"/>
      </w:pPr>
      <w:r>
        <w:tab/>
      </w:r>
      <m:oMath>
        <m:sSub>
          <m:sSubPr/>
          <m:e>
            <m:r>
              <m:rPr/>
              <m:t>C</m:t>
            </m:r>
          </m:e>
          <m:sub>
            <m:r>
              <m:rPr/>
              <m:t>i</m:t>
            </m:r>
          </m:sub>
        </m:sSub>
        <m:r>
          <m:rPr>
            <m:sty m:val="p"/>
          </m:rPr>
          <m:t>={</m:t>
        </m:r>
        <m:sSub>
          <m:sSubPr/>
          <m:e>
            <m:r>
              <m:rPr/>
              <m:t>S</m:t>
            </m:r>
          </m:e>
          <m:sub>
            <m:r>
              <m:rPr/>
              <m:t>j</m:t>
            </m:r>
          </m:sub>
        </m:sSub>
        <m:r>
          <m:rPr>
            <m:sty m:val="p"/>
          </m:rPr>
          <m:t>∣|</m:t>
        </m:r>
        <m:sSub>
          <m:sSubPr/>
          <m:e>
            <m:r>
              <m:rPr/>
              <m:t>m</m:t>
            </m:r>
          </m:e>
          <m:sub>
            <m:r>
              <m:rPr/>
              <m:t>i</m:t>
            </m:r>
          </m:sub>
        </m:sSub>
        <m:r>
          <m:rPr>
            <m:sty m:val="p"/>
          </m:rPr>
          <m:t>−</m:t>
        </m:r>
        <m:sSub>
          <m:sSubPr/>
          <m:e>
            <m:r>
              <m:rPr/>
              <m:t>m</m:t>
            </m:r>
          </m:e>
          <m:sub>
            <m:r>
              <m:rPr/>
              <m:t>j</m:t>
            </m:r>
          </m:sub>
        </m:sSub>
        <m:r>
          <m:rPr>
            <m:sty m:val="p"/>
          </m:rPr>
          <m:t>|≤</m:t>
        </m:r>
        <m:sSub>
          <m:sSubPr/>
          <m:e>
            <m:r>
              <m:rPr/>
              <m:t>δ</m:t>
            </m:r>
          </m:e>
          <m:sub>
            <m:r>
              <m:rPr/>
              <m:t>m</m:t>
            </m:r>
          </m:sub>
        </m:sSub>
        <m:r>
          <m:rPr>
            <m:sty m:val="p"/>
          </m:rPr>
          <m:t>,</m:t>
        </m:r>
        <m:r>
          <m:rPr/>
          <m:t> </m:t>
        </m:r>
        <m:r>
          <m:rPr>
            <m:sty m:val="p"/>
          </m:rPr>
          <m:t>|</m:t>
        </m:r>
        <m:sSub>
          <m:sSubPr/>
          <m:e>
            <m:r>
              <m:rPr/>
              <m:t>z</m:t>
            </m:r>
          </m:e>
          <m:sub>
            <m:r>
              <m:rPr/>
              <m:t>i</m:t>
            </m:r>
          </m:sub>
        </m:sSub>
        <m:r>
          <m:rPr>
            <m:sty m:val="p"/>
          </m:rPr>
          <m:t>−</m:t>
        </m:r>
        <m:sSub>
          <m:sSubPr/>
          <m:e>
            <m:r>
              <m:rPr/>
              <m:t>z</m:t>
            </m:r>
          </m:e>
          <m:sub>
            <m:r>
              <m:rPr/>
              <m:t>j</m:t>
            </m:r>
          </m:sub>
        </m:sSub>
        <m:r>
          <m:rPr>
            <m:sty m:val="p"/>
          </m:rPr>
          <m:t>|≤</m:t>
        </m:r>
        <m:sSub>
          <m:sSubPr/>
          <m:e>
            <m:r>
              <m:rPr/>
              <m:t>δ</m:t>
            </m:r>
          </m:e>
          <m:sub>
            <m:r>
              <m:rPr/>
              <m:t>z</m:t>
            </m:r>
          </m:sub>
        </m:sSub>
        <m:r>
          <m:rPr>
            <m:sty m:val="p"/>
          </m:rPr>
          <m:t>,</m:t>
        </m:r>
        <m:r>
          <m:rPr/>
          <m:t> </m:t>
        </m:r>
        <m:sSub>
          <m:sSubPr/>
          <m:e>
            <m:r>
              <m:rPr/>
              <m:t>B</m:t>
            </m:r>
          </m:e>
          <m:sub>
            <m:r>
              <m:rPr/>
              <m:t>i</m:t>
            </m:r>
          </m:sub>
        </m:sSub>
        <m:r>
          <m:rPr>
            <m:sty m:val="p"/>
          </m:rPr>
          <m:t>∩</m:t>
        </m:r>
        <m:sSub>
          <m:sSubPr/>
          <m:e>
            <m:r>
              <m:rPr/>
              <m:t>B</m:t>
            </m:r>
          </m:e>
          <m:sub>
            <m:r>
              <m:rPr/>
              <m:t>j</m:t>
            </m:r>
          </m:sub>
        </m:sSub>
        <m:r>
          <m:rPr>
            <m:sty m:val="p"/>
          </m:rPr>
          <m:t>≠⌀}</m:t>
        </m:r>
      </m:oMath>
      <w:r>
        <w:rPr>
          <w:rFonts w:ascii="Times New Roman" w:hAnsi="Times New Roman" w:eastAsia="宋体"/>
          <w:b w:val="0"/>
          <w:i w:val="0"/>
          <w:color w:val="000000"/>
          <w:sz w:val="24"/>
        </w:rPr>
        <w:tab/>
      </w:r>
      <w:r>
        <w:rPr>
          <w:rFonts w:ascii="Times New Roman" w:hAnsi="Times New Roman" w:eastAsia="宋体"/>
          <w:b w:val="0"/>
          <w:i w:val="0"/>
          <w:color w:val="000000"/>
          <w:sz w:val="24"/>
        </w:rPr>
        <w:t>（3.1）</w:t>
      </w:r>
    </w:p>
    <w:p w14:paraId="14410DBD">
      <w:pPr>
        <w:spacing w:before="0" w:after="0" w:line="360" w:lineRule="auto"/>
        <w:ind w:firstLine="420"/>
        <w:jc w:val="both"/>
      </w:pPr>
      <w:r>
        <w:rPr>
          <w:rFonts w:ascii="Times New Roman" w:hAnsi="Times New Roman" w:eastAsia="宋体"/>
          <w:b w:val="0"/>
          <w:i w:val="0"/>
          <w:color w:val="000000"/>
          <w:sz w:val="24"/>
        </w:rPr>
        <w:t>式（3.1）中，</w:t>
      </w:r>
      <w:commentRangeStart w:id="13"/>
      <w:r>
        <w:rPr>
          <w:rFonts w:ascii="Times New Roman" w:hAnsi="Times New Roman" w:eastAsia="宋体"/>
          <w:b w:val="0"/>
          <w:i w:val="0"/>
          <w:color w:val="000000"/>
          <w:sz w:val="24"/>
        </w:rPr>
        <w:t>C_i</w:t>
      </w:r>
      <w:commentRangeEnd w:id="13"/>
      <w:r>
        <w:commentReference w:id="13"/>
      </w:r>
      <w:r>
        <w:rPr>
          <w:rFonts w:ascii="Times New Roman" w:hAnsi="Times New Roman" w:eastAsia="宋体"/>
          <w:b w:val="0"/>
          <w:i w:val="0"/>
          <w:color w:val="000000"/>
          <w:sz w:val="24"/>
        </w:rPr>
        <w:t xml:space="preserve"> 表示谱图 </w:t>
      </w:r>
      <w:commentRangeStart w:id="14"/>
      <w:r>
        <w:rPr>
          <w:rFonts w:ascii="Times New Roman" w:hAnsi="Times New Roman" w:eastAsia="宋体"/>
          <w:b w:val="0"/>
          <w:i w:val="0"/>
          <w:color w:val="000000"/>
          <w:sz w:val="24"/>
        </w:rPr>
        <w:t xml:space="preserve">S_i </w:t>
      </w:r>
      <w:commentRangeEnd w:id="14"/>
      <w:r>
        <w:commentReference w:id="14"/>
      </w:r>
      <w:r>
        <w:rPr>
          <w:rFonts w:ascii="Times New Roman" w:hAnsi="Times New Roman" w:eastAsia="宋体"/>
          <w:b w:val="0"/>
          <w:i w:val="0"/>
          <w:color w:val="000000"/>
          <w:sz w:val="24"/>
        </w:rPr>
        <w:t>的候选集合，m 表示前体质量，z 表示荷电状态，B 表示高强度峰所在质量桶集合。该定义体现了本文算法的核心：只对满足谱图元数据近邻关系和主要峰重叠关系的候选谱图进行相似度计算。</w:t>
      </w:r>
    </w:p>
    <w:p w14:paraId="0A4D8BF6">
      <w:pPr>
        <w:pStyle w:val="2"/>
        <w:pageBreakBefore/>
        <w:jc w:val="center"/>
      </w:pPr>
      <w:r>
        <w:rPr>
          <w:rFonts w:ascii="Times New Roman" w:hAnsi="Times New Roman" w:eastAsia="黑体"/>
          <w:b/>
          <w:i w:val="0"/>
          <w:color w:val="000000"/>
          <w:sz w:val="32"/>
        </w:rPr>
        <w:t>第4章 数据库过滤谱图聚类算法设计</w:t>
      </w:r>
    </w:p>
    <w:p w14:paraId="362DFCEA">
      <w:pPr>
        <w:pStyle w:val="3"/>
        <w:jc w:val="left"/>
      </w:pPr>
      <w:r>
        <w:rPr>
          <w:rFonts w:ascii="Times New Roman" w:hAnsi="Times New Roman" w:eastAsia="黑体"/>
          <w:b/>
          <w:i w:val="0"/>
          <w:color w:val="000000"/>
          <w:sz w:val="24"/>
        </w:rPr>
        <w:t>4.1 数据库结构设计</w:t>
      </w:r>
    </w:p>
    <w:p w14:paraId="189248ED">
      <w:pPr>
        <w:spacing w:before="0" w:after="0" w:line="360" w:lineRule="auto"/>
        <w:ind w:firstLine="420"/>
        <w:jc w:val="both"/>
      </w:pPr>
      <w:r>
        <w:rPr>
          <w:rFonts w:ascii="Times New Roman" w:hAnsi="Times New Roman" w:eastAsia="宋体"/>
          <w:b w:val="0"/>
          <w:i w:val="0"/>
          <w:color w:val="000000"/>
          <w:sz w:val="24"/>
        </w:rPr>
        <w:t>数据库结构设计的目标不是简单保存谱图文件，而是把谱图元数据和碎片峰拆分为可查询、可扩展的层次。TopLib 官方数据库包含 projects、species、samples、methods、experiments、files、spectra、masses 等表，用于记录实验来源、仪器方法、原始文件、去卷积谱图和后续聚类编号。</w:t>
      </w:r>
      <w:commentRangeStart w:id="15"/>
      <w:r>
        <w:rPr>
          <w:rFonts w:ascii="Times New Roman" w:hAnsi="Times New Roman" w:eastAsia="宋体"/>
          <w:b w:val="0"/>
          <w:i w:val="0"/>
          <w:color w:val="000000"/>
          <w:sz w:val="24"/>
        </w:rPr>
        <w:t>本文实验原型</w:t>
      </w:r>
      <w:commentRangeEnd w:id="15"/>
      <w:r>
        <w:commentReference w:id="15"/>
      </w:r>
      <w:r>
        <w:rPr>
          <w:rFonts w:ascii="Times New Roman" w:hAnsi="Times New Roman" w:eastAsia="宋体"/>
          <w:b w:val="0"/>
          <w:i w:val="0"/>
          <w:color w:val="000000"/>
          <w:sz w:val="24"/>
        </w:rPr>
        <w:t>保留其中与候选过滤最直接相关的 spectrum 与 peak 两类数据。</w:t>
      </w:r>
    </w:p>
    <w:p w14:paraId="0F2552B5">
      <w:pPr>
        <w:spacing w:after="120"/>
        <w:jc w:val="center"/>
      </w:pPr>
      <w:r>
        <w:rPr>
          <w:rFonts w:ascii="Times New Roman" w:hAnsi="Times New Roman" w:eastAsia="宋体"/>
          <w:b w:val="0"/>
          <w:i w:val="0"/>
          <w:color w:val="000000"/>
          <w:sz w:val="21"/>
        </w:rPr>
        <w:t>表2 TopLib SQLite 核心数据表设计</w:t>
      </w:r>
    </w:p>
    <w:tbl>
      <w:tblPr>
        <w:tblStyle w:val="16"/>
        <w:tblW w:w="0" w:type="auto"/>
        <w:jc w:val="center"/>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701"/>
        <w:gridCol w:w="3515"/>
        <w:gridCol w:w="3855"/>
      </w:tblGrid>
      <w:tr w14:paraId="5494B960">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PrEx>
        <w:trPr>
          <w:jc w:val="center"/>
        </w:trPr>
        <w:tc>
          <w:tcPr>
            <w:tcW w:w="2771" w:type="dxa"/>
            <w:tcBorders>
              <w:bottom w:val="single" w:color="000000" w:sz="8" w:space="0"/>
            </w:tcBorders>
            <w:vAlign w:val="center"/>
          </w:tcPr>
          <w:p w14:paraId="6A067952">
            <w:pPr>
              <w:spacing w:before="0" w:after="0" w:line="288" w:lineRule="auto"/>
              <w:jc w:val="center"/>
            </w:pPr>
            <w:r>
              <w:rPr>
                <w:rFonts w:ascii="Times New Roman" w:hAnsi="Times New Roman" w:eastAsia="宋体"/>
                <w:b/>
                <w:i w:val="0"/>
                <w:color w:val="000000"/>
                <w:sz w:val="21"/>
              </w:rPr>
              <w:t>数据表</w:t>
            </w:r>
          </w:p>
        </w:tc>
        <w:tc>
          <w:tcPr>
            <w:tcW w:w="2771" w:type="dxa"/>
            <w:tcBorders>
              <w:bottom w:val="single" w:color="000000" w:sz="8" w:space="0"/>
            </w:tcBorders>
            <w:vAlign w:val="center"/>
          </w:tcPr>
          <w:p w14:paraId="198B5EB5">
            <w:pPr>
              <w:spacing w:before="0" w:after="0" w:line="288" w:lineRule="auto"/>
              <w:jc w:val="center"/>
            </w:pPr>
            <w:r>
              <w:rPr>
                <w:rFonts w:ascii="Times New Roman" w:hAnsi="Times New Roman" w:eastAsia="宋体"/>
                <w:b/>
                <w:i w:val="0"/>
                <w:color w:val="000000"/>
                <w:sz w:val="21"/>
              </w:rPr>
              <w:t>关键字段</w:t>
            </w:r>
          </w:p>
        </w:tc>
        <w:tc>
          <w:tcPr>
            <w:tcW w:w="2771" w:type="dxa"/>
            <w:tcBorders>
              <w:bottom w:val="single" w:color="000000" w:sz="8" w:space="0"/>
            </w:tcBorders>
            <w:vAlign w:val="center"/>
          </w:tcPr>
          <w:p w14:paraId="4D66700E">
            <w:pPr>
              <w:spacing w:before="0" w:after="0" w:line="288" w:lineRule="auto"/>
              <w:jc w:val="center"/>
            </w:pPr>
            <w:r>
              <w:rPr>
                <w:rFonts w:ascii="Times New Roman" w:hAnsi="Times New Roman" w:eastAsia="宋体"/>
                <w:b/>
                <w:i w:val="0"/>
                <w:color w:val="000000"/>
                <w:sz w:val="21"/>
              </w:rPr>
              <w:t>用途说明</w:t>
            </w:r>
          </w:p>
        </w:tc>
      </w:tr>
      <w:tr w14:paraId="2F1FEC23">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51C68654">
            <w:pPr>
              <w:spacing w:before="0" w:after="0" w:line="288" w:lineRule="auto"/>
              <w:jc w:val="center"/>
            </w:pPr>
            <w:r>
              <w:rPr>
                <w:rFonts w:ascii="Times New Roman" w:hAnsi="Times New Roman" w:eastAsia="宋体"/>
                <w:b w:val="0"/>
                <w:i w:val="0"/>
                <w:color w:val="000000"/>
                <w:sz w:val="21"/>
              </w:rPr>
              <w:t>spectra</w:t>
            </w:r>
          </w:p>
        </w:tc>
        <w:tc>
          <w:tcPr>
            <w:tcW w:w="3515" w:type="dxa"/>
            <w:vAlign w:val="center"/>
          </w:tcPr>
          <w:p w14:paraId="0771C4E9">
            <w:pPr>
              <w:spacing w:before="0" w:after="0" w:line="288" w:lineRule="auto"/>
              <w:jc w:val="left"/>
            </w:pPr>
            <w:r>
              <w:rPr>
                <w:rFonts w:ascii="Times New Roman" w:hAnsi="Times New Roman" w:eastAsia="宋体"/>
                <w:b w:val="0"/>
                <w:i w:val="0"/>
                <w:color w:val="000000"/>
                <w:sz w:val="21"/>
              </w:rPr>
              <w:t>spectrum_id、file_id、precursor_mass、precursor_charge、proteoform_id、cluster_id、protein_accession、e_value</w:t>
            </w:r>
          </w:p>
        </w:tc>
        <w:tc>
          <w:tcPr>
            <w:tcW w:w="3855" w:type="dxa"/>
            <w:vAlign w:val="center"/>
          </w:tcPr>
          <w:p w14:paraId="433D4FA4">
            <w:pPr>
              <w:spacing w:before="0" w:after="0" w:line="288" w:lineRule="auto"/>
              <w:jc w:val="left"/>
            </w:pPr>
            <w:r>
              <w:rPr>
                <w:rFonts w:ascii="Times New Roman" w:hAnsi="Times New Roman" w:eastAsia="宋体"/>
                <w:b w:val="0"/>
                <w:i w:val="0"/>
                <w:color w:val="000000"/>
                <w:sz w:val="21"/>
              </w:rPr>
              <w:t>保存每条去卷积 MS/MS 谱图的前体信息、鉴定信息和聚类编号，是构建谱图库与代表谱图的主表。</w:t>
            </w:r>
          </w:p>
        </w:tc>
      </w:tr>
      <w:tr w14:paraId="5ABA2A16">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6B800EDF">
            <w:pPr>
              <w:spacing w:before="0" w:after="0" w:line="288" w:lineRule="auto"/>
              <w:jc w:val="center"/>
            </w:pPr>
            <w:r>
              <w:rPr>
                <w:rFonts w:ascii="Times New Roman" w:hAnsi="Times New Roman" w:eastAsia="宋体"/>
                <w:b w:val="0"/>
                <w:i w:val="0"/>
                <w:color w:val="000000"/>
                <w:sz w:val="21"/>
              </w:rPr>
              <w:t>masses</w:t>
            </w:r>
          </w:p>
        </w:tc>
        <w:tc>
          <w:tcPr>
            <w:tcW w:w="3515" w:type="dxa"/>
            <w:vAlign w:val="center"/>
          </w:tcPr>
          <w:p w14:paraId="3601D193">
            <w:pPr>
              <w:spacing w:before="0" w:after="0" w:line="288" w:lineRule="auto"/>
              <w:jc w:val="left"/>
            </w:pPr>
            <w:r>
              <w:rPr>
                <w:rFonts w:ascii="Times New Roman" w:hAnsi="Times New Roman" w:eastAsia="宋体"/>
                <w:b w:val="0"/>
                <w:i w:val="0"/>
                <w:color w:val="000000"/>
                <w:sz w:val="21"/>
              </w:rPr>
              <w:t>mass_id、spectrum_id、mass、intensity、charge</w:t>
            </w:r>
          </w:p>
        </w:tc>
        <w:tc>
          <w:tcPr>
            <w:tcW w:w="3855" w:type="dxa"/>
            <w:vAlign w:val="center"/>
          </w:tcPr>
          <w:p w14:paraId="1DE67B63">
            <w:pPr>
              <w:spacing w:before="0" w:after="0" w:line="288" w:lineRule="auto"/>
              <w:jc w:val="left"/>
            </w:pPr>
            <w:r>
              <w:rPr>
                <w:rFonts w:ascii="Times New Roman" w:hAnsi="Times New Roman" w:eastAsia="宋体"/>
                <w:b w:val="0"/>
                <w:i w:val="0"/>
                <w:color w:val="000000"/>
                <w:sz w:val="21"/>
              </w:rPr>
              <w:t>保存谱图碎片峰的质量、强度和电荷信息，供距离计算、代表谱图生成和检索匹配使用。</w:t>
            </w:r>
          </w:p>
        </w:tc>
      </w:tr>
      <w:tr w14:paraId="33E6EE29">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5E457276">
            <w:pPr>
              <w:spacing w:before="0" w:after="0" w:line="288" w:lineRule="auto"/>
              <w:jc w:val="center"/>
            </w:pPr>
            <w:r>
              <w:rPr>
                <w:rFonts w:ascii="Times New Roman" w:hAnsi="Times New Roman" w:eastAsia="宋体"/>
                <w:b w:val="0"/>
                <w:i w:val="0"/>
                <w:color w:val="000000"/>
                <w:sz w:val="21"/>
              </w:rPr>
              <w:t>代表谱图表</w:t>
            </w:r>
          </w:p>
        </w:tc>
        <w:tc>
          <w:tcPr>
            <w:tcW w:w="3515" w:type="dxa"/>
            <w:vAlign w:val="center"/>
          </w:tcPr>
          <w:p w14:paraId="2E0EC2D6">
            <w:pPr>
              <w:spacing w:before="0" w:after="0" w:line="288" w:lineRule="auto"/>
              <w:jc w:val="left"/>
            </w:pPr>
            <w:r>
              <w:rPr>
                <w:rFonts w:ascii="Times New Roman" w:hAnsi="Times New Roman" w:eastAsia="宋体"/>
                <w:b w:val="0"/>
                <w:i w:val="0"/>
                <w:color w:val="000000"/>
                <w:sz w:val="21"/>
              </w:rPr>
              <w:t>representative_id、precursor_mass、precursor_charge、mass_0 至 mass_49、norm_intensity_0 至 norm_intensity_49、flag</w:t>
            </w:r>
          </w:p>
        </w:tc>
        <w:tc>
          <w:tcPr>
            <w:tcW w:w="3855" w:type="dxa"/>
            <w:vAlign w:val="center"/>
          </w:tcPr>
          <w:p w14:paraId="7341741D">
            <w:pPr>
              <w:spacing w:before="0" w:after="0" w:line="288" w:lineRule="auto"/>
              <w:jc w:val="left"/>
            </w:pPr>
            <w:r>
              <w:rPr>
                <w:rFonts w:ascii="Times New Roman" w:hAnsi="Times New Roman" w:eastAsia="宋体"/>
                <w:b w:val="0"/>
                <w:i w:val="0"/>
                <w:color w:val="000000"/>
                <w:sz w:val="21"/>
              </w:rPr>
              <w:t>对应官方 target_decoy_spectra_representatives 表，保存目标库与诱饵库代表谱图，支撑 library search 和目标-诱饵判定。</w:t>
            </w:r>
          </w:p>
        </w:tc>
      </w:tr>
    </w:tbl>
    <w:p w14:paraId="3D37ECB7"/>
    <w:p w14:paraId="70B8EAEE">
      <w:pPr>
        <w:spacing w:before="0" w:after="0" w:line="360" w:lineRule="auto"/>
        <w:ind w:firstLine="420"/>
        <w:jc w:val="both"/>
      </w:pPr>
      <w:r>
        <w:rPr>
          <w:rFonts w:ascii="Times New Roman" w:hAnsi="Times New Roman" w:eastAsia="宋体"/>
          <w:b w:val="0"/>
          <w:i w:val="0"/>
          <w:color w:val="000000"/>
          <w:sz w:val="24"/>
        </w:rPr>
        <w:t>实验原型的 spectrum 表保存谱图级元数据，包括 id、真实簇标签、前体质量、荷电状态、峰数量和若干高强度峰桶；peak 表通过 spectrum_id 外键保存碎片峰质量与归一化强度。谱图级字段服务于候选过滤，峰级字段服务于向量构建和相似度计算。</w:t>
      </w:r>
    </w:p>
    <w:p w14:paraId="21389A93">
      <w:pPr>
        <w:jc w:val="center"/>
      </w:pPr>
      <w:r>
        <w:drawing>
          <wp:inline distT="0" distB="0" distL="114300" distR="114300">
            <wp:extent cx="5471795" cy="3079115"/>
            <wp:effectExtent l="0" t="0" r="14605" b="196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5472000" cy="3079636"/>
                    </a:xfrm>
                    <a:prstGeom prst="rect">
                      <a:avLst/>
                    </a:prstGeom>
                  </pic:spPr>
                </pic:pic>
              </a:graphicData>
            </a:graphic>
          </wp:inline>
        </w:drawing>
      </w:r>
    </w:p>
    <w:p w14:paraId="3C4600E8">
      <w:pPr>
        <w:spacing w:after="120"/>
        <w:jc w:val="center"/>
      </w:pPr>
      <w:r>
        <w:rPr>
          <w:rFonts w:ascii="Times New Roman" w:hAnsi="Times New Roman" w:eastAsia="宋体"/>
          <w:b w:val="0"/>
          <w:i w:val="0"/>
          <w:color w:val="000000"/>
          <w:sz w:val="21"/>
        </w:rPr>
        <w:t>图6 实验原型 SQLite 数据结构与索引关系图</w:t>
      </w:r>
    </w:p>
    <w:p w14:paraId="043084FF">
      <w:pPr>
        <w:spacing w:before="0" w:after="0" w:line="360" w:lineRule="auto"/>
        <w:ind w:firstLine="420"/>
        <w:jc w:val="both"/>
      </w:pPr>
      <w:r>
        <w:rPr>
          <w:rFonts w:ascii="Times New Roman" w:hAnsi="Times New Roman" w:eastAsia="宋体"/>
          <w:b w:val="0"/>
          <w:i w:val="0"/>
          <w:color w:val="000000"/>
          <w:sz w:val="24"/>
        </w:rPr>
        <w:t>图中展示了两个核心表的运行关系。idx_spectrum_filter(charge, precursor_mass) 支持按荷电状态和前体质量范围快速查找候选谱图；idx_peak_spectrum(spectrum_id) 支持在需要计算向量或读取峰列表时快速定位碎片峰。top_bin 字段相当于轻量化的峰桶索引，用于判断两条谱图是否在主要碎片峰区域存在重叠。</w:t>
      </w:r>
    </w:p>
    <w:p w14:paraId="448D4560">
      <w:pPr>
        <w:tabs>
          <w:tab w:val="center" w:pos="4195"/>
          <w:tab w:val="right" w:pos="8617"/>
        </w:tabs>
        <w:spacing w:before="120" w:after="120" w:line="312" w:lineRule="auto"/>
        <w:jc w:val="left"/>
      </w:pPr>
      <w:r>
        <w:tab/>
      </w:r>
      <m:oMath>
        <m:sSub>
          <m:sSubPr/>
          <m:e>
            <m:r>
              <m:rPr/>
              <m:t>B</m:t>
            </m:r>
          </m:e>
          <m:sub>
            <m:r>
              <m:rPr/>
              <m:t>i</m:t>
            </m:r>
          </m:sub>
        </m:sSub>
        <m:r>
          <m:rPr>
            <m:sty m:val="p"/>
          </m:rPr>
          <m:t>=</m:t>
        </m:r>
        <m:d>
          <m:dPr>
            <m:begChr m:val="{"/>
            <m:endChr m:val="}"/>
          </m:dPr>
          <m:e>
            <m:d>
              <m:dPr>
                <m:begChr m:val="⌊"/>
                <m:sepChr m:val=""/>
                <m:endChr m:val="⌋"/>
              </m:dPr>
              <m:e>
                <m:f>
                  <m:fPr/>
                  <m:num>
                    <m:sSub>
                      <m:sSubPr/>
                      <m:e>
                        <m:r>
                          <m:rPr/>
                          <m:t>m</m:t>
                        </m:r>
                      </m:e>
                      <m:sub>
                        <m:r>
                          <m:rPr/>
                          <m:t>ik</m:t>
                        </m:r>
                      </m:sub>
                    </m:sSub>
                  </m:num>
                  <m:den>
                    <m:r>
                      <m:rPr>
                        <m:sty m:val="p"/>
                      </m:rPr>
                      <m:t>Δ</m:t>
                    </m:r>
                    <m:r>
                      <m:rPr/>
                      <m:t>m</m:t>
                    </m:r>
                  </m:den>
                </m:f>
              </m:e>
            </m:d>
            <m:r>
              <m:rPr/>
              <m:t> </m:t>
            </m:r>
          </m:e>
          <m:e>
            <m:r>
              <m:rPr/>
              <m:t> k</m:t>
            </m:r>
            <m:r>
              <m:rPr>
                <m:sty m:val="p"/>
              </m:rPr>
              <m:t>∈TopK(</m:t>
            </m:r>
            <m:sSub>
              <m:sSubPr/>
              <m:e>
                <m:r>
                  <m:rPr/>
                  <m:t>S</m:t>
                </m:r>
              </m:e>
              <m:sub>
                <m:r>
                  <m:rPr/>
                  <m:t>i</m:t>
                </m:r>
              </m:sub>
            </m:sSub>
            <m:r>
              <m:rPr>
                <m:sty m:val="p"/>
              </m:rPr>
              <m:t>)</m:t>
            </m:r>
          </m:e>
        </m:d>
      </m:oMath>
      <w:r>
        <w:rPr>
          <w:rFonts w:ascii="Times New Roman" w:hAnsi="Times New Roman" w:eastAsia="宋体"/>
          <w:b w:val="0"/>
          <w:i w:val="0"/>
          <w:color w:val="000000"/>
          <w:sz w:val="24"/>
        </w:rPr>
        <w:tab/>
      </w:r>
      <w:r>
        <w:rPr>
          <w:rFonts w:ascii="Times New Roman" w:hAnsi="Times New Roman" w:eastAsia="宋体"/>
          <w:b w:val="0"/>
          <w:i w:val="0"/>
          <w:color w:val="000000"/>
          <w:sz w:val="24"/>
        </w:rPr>
        <w:t>（4.1）</w:t>
      </w:r>
    </w:p>
    <w:p w14:paraId="52B69F48">
      <w:pPr>
        <w:spacing w:before="0" w:after="0" w:line="360" w:lineRule="auto"/>
        <w:ind w:firstLine="420"/>
        <w:jc w:val="both"/>
      </w:pPr>
      <w:r>
        <w:rPr>
          <w:rFonts w:ascii="Times New Roman" w:hAnsi="Times New Roman" w:eastAsia="宋体"/>
          <w:b w:val="0"/>
          <w:i w:val="0"/>
          <w:color w:val="000000"/>
          <w:sz w:val="24"/>
        </w:rPr>
        <w:t>式（4.1）定义谱图 Si 的高强度峰桶集合 Bi。程序仅取每条谱图中强度较高的一部分峰参与桶集合构造，用于快速判断两条谱图是否在主要碎片峰区域存在交集。</w:t>
      </w:r>
    </w:p>
    <w:p w14:paraId="24185DD7">
      <w:pPr>
        <w:spacing w:before="0" w:after="0" w:line="360" w:lineRule="auto"/>
        <w:ind w:firstLine="420"/>
        <w:jc w:val="both"/>
      </w:pPr>
      <w:commentRangeStart w:id="16"/>
      <w:r>
        <w:rPr>
          <w:rFonts w:ascii="Times New Roman" w:hAnsi="Times New Roman" w:eastAsia="宋体"/>
          <w:b w:val="0"/>
          <w:i w:val="0"/>
          <w:color w:val="000000"/>
          <w:sz w:val="24"/>
        </w:rPr>
        <w:t>与官方 TopLib 相比，本文实验原型的表结构更轻量。这不是替代官方数据库，而是为了把候选空间压缩这一核心问题单独抽出来验证。实际工程中，若接入真实 TopLib 数据库，可将本文的 top_bin 条件扩展为碎片峰倒排索引，并保留官方的多级元数据表和代表谱图表，从而兼容多文件谱图库和目标-诱饵检索流程。</w:t>
      </w:r>
      <w:commentRangeEnd w:id="16"/>
      <w:r>
        <w:commentReference w:id="16"/>
      </w:r>
    </w:p>
    <w:p w14:paraId="673EF92A">
      <w:pPr>
        <w:pStyle w:val="3"/>
        <w:jc w:val="left"/>
      </w:pPr>
      <w:r>
        <w:rPr>
          <w:rFonts w:ascii="Times New Roman" w:hAnsi="Times New Roman" w:eastAsia="黑体"/>
          <w:b/>
          <w:i w:val="0"/>
          <w:color w:val="000000"/>
          <w:sz w:val="24"/>
        </w:rPr>
        <w:t>4.2 候选过滤算法设计</w:t>
      </w:r>
    </w:p>
    <w:p w14:paraId="3A70A93D">
      <w:pPr>
        <w:spacing w:before="0" w:after="0" w:line="360" w:lineRule="auto"/>
        <w:ind w:firstLine="420"/>
        <w:jc w:val="both"/>
      </w:pPr>
      <w:r>
        <w:rPr>
          <w:rFonts w:ascii="Times New Roman" w:hAnsi="Times New Roman" w:eastAsia="宋体"/>
          <w:b w:val="0"/>
          <w:i w:val="0"/>
          <w:color w:val="000000"/>
          <w:sz w:val="24"/>
        </w:rPr>
        <w:t>候选过滤算法采用“先粗筛、再精算”的两阶段结构。第一阶段只使用数据库中可快速查询的字段，包括前体质量、前体电荷和高强度峰桶；第二阶段才读取候选谱图的向量或前 50 个碎片峰，计算余弦相似度或 fragment cosine。这样设计的核心原因是，谱图库规模扩大时，</w:t>
      </w:r>
      <w:commentRangeStart w:id="17"/>
      <w:r>
        <w:rPr>
          <w:rFonts w:ascii="Times New Roman" w:hAnsi="Times New Roman" w:eastAsia="宋体"/>
          <w:b w:val="0"/>
          <w:i w:val="0"/>
          <w:color w:val="000000"/>
          <w:sz w:val="24"/>
        </w:rPr>
        <w:t>真正昂贵的操作</w:t>
      </w:r>
      <w:commentRangeEnd w:id="17"/>
      <w:r>
        <w:commentReference w:id="17"/>
      </w:r>
      <w:r>
        <w:rPr>
          <w:rFonts w:ascii="Times New Roman" w:hAnsi="Times New Roman" w:eastAsia="宋体"/>
          <w:b w:val="0"/>
          <w:i w:val="0"/>
          <w:color w:val="000000"/>
          <w:sz w:val="24"/>
        </w:rPr>
        <w:t>不是读取单条记录，而是对大量不可能同簇的谱图做高维相似度计算。</w:t>
      </w:r>
    </w:p>
    <w:p w14:paraId="1CBBB708">
      <w:pPr>
        <w:spacing w:before="0" w:after="0" w:line="360" w:lineRule="auto"/>
        <w:ind w:firstLine="420"/>
        <w:jc w:val="both"/>
      </w:pPr>
      <w:r>
        <w:rPr>
          <w:rFonts w:ascii="Times New Roman" w:hAnsi="Times New Roman" w:eastAsia="宋体"/>
          <w:b w:val="0"/>
          <w:i w:val="0"/>
          <w:color w:val="000000"/>
          <w:sz w:val="24"/>
        </w:rPr>
        <w:t>TopLib 的</w:t>
      </w:r>
      <w:commentRangeStart w:id="18"/>
      <w:r>
        <w:rPr>
          <w:rFonts w:ascii="Times New Roman" w:hAnsi="Times New Roman" w:eastAsia="宋体"/>
          <w:b w:val="0"/>
          <w:i w:val="0"/>
          <w:color w:val="000000"/>
          <w:sz w:val="24"/>
        </w:rPr>
        <w:t xml:space="preserve"> library search</w:t>
      </w:r>
      <w:commentRangeEnd w:id="18"/>
      <w:r>
        <w:commentReference w:id="18"/>
      </w:r>
      <w:r>
        <w:rPr>
          <w:rFonts w:ascii="Times New Roman" w:hAnsi="Times New Roman" w:eastAsia="宋体"/>
          <w:b w:val="0"/>
          <w:i w:val="0"/>
          <w:color w:val="000000"/>
          <w:sz w:val="24"/>
        </w:rPr>
        <w:t xml:space="preserve"> 流程提供了直接依据。其候选查询会根据查询谱图和代表谱图库的前体质量计算 ppm 或 Da 容差；当启用荷电状态匹配时，还要求查询谱图与库谱图的 precursor_charge 相同。相关实现同时保留 1.00235 Da 的同位素偏移判断，用于兼容去卷积过程中常见的一阶同位素质量误差。</w:t>
      </w:r>
      <w:commentRangeStart w:id="19"/>
      <w:r>
        <w:rPr>
          <w:rFonts w:ascii="Times New Roman" w:hAnsi="Times New Roman" w:eastAsia="宋体"/>
          <w:b w:val="0"/>
          <w:i w:val="0"/>
          <w:color w:val="000000"/>
          <w:sz w:val="24"/>
        </w:rPr>
        <w:t>本文在实验原型中将这一思想改写为 SQLite 条件查询</w:t>
      </w:r>
      <w:commentRangeEnd w:id="19"/>
      <w:r>
        <w:commentReference w:id="19"/>
      </w:r>
      <w:r>
        <w:rPr>
          <w:rFonts w:ascii="Times New Roman" w:hAnsi="Times New Roman" w:eastAsia="宋体"/>
          <w:b w:val="0"/>
          <w:i w:val="0"/>
          <w:color w:val="000000"/>
          <w:sz w:val="24"/>
        </w:rPr>
        <w:t>。</w:t>
      </w:r>
    </w:p>
    <w:p w14:paraId="09086565">
      <w:pPr>
        <w:spacing w:before="0" w:after="0" w:line="360" w:lineRule="auto"/>
        <w:ind w:firstLine="420"/>
        <w:jc w:val="both"/>
      </w:pPr>
      <w:r>
        <w:rPr>
          <w:rFonts w:ascii="Times New Roman" w:hAnsi="Times New Roman" w:eastAsia="宋体"/>
          <w:b w:val="0"/>
          <w:i w:val="0"/>
          <w:color w:val="000000"/>
          <w:sz w:val="24"/>
        </w:rPr>
        <w:t>SQLite 候选过滤的关键在于把可索引字段放在相似度计算之前。前体质量窗口用于限制质量邻近关系，荷电状态范围用于排除明显不可能匹配的谱图，高强度峰桶重叠用于保证两条谱图至少在主要碎片峰区域存在交集。</w:t>
      </w:r>
    </w:p>
    <w:p w14:paraId="611785B2">
      <w:pPr>
        <w:jc w:val="center"/>
      </w:pPr>
      <w:r>
        <w:drawing>
          <wp:inline distT="0" distB="0" distL="114300" distR="114300">
            <wp:extent cx="5471795" cy="3079115"/>
            <wp:effectExtent l="0" t="0" r="14605" b="196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472000" cy="3079636"/>
                    </a:xfrm>
                    <a:prstGeom prst="rect">
                      <a:avLst/>
                    </a:prstGeom>
                  </pic:spPr>
                </pic:pic>
              </a:graphicData>
            </a:graphic>
          </wp:inline>
        </w:drawing>
      </w:r>
    </w:p>
    <w:p w14:paraId="27324F82">
      <w:pPr>
        <w:spacing w:after="120"/>
        <w:jc w:val="center"/>
      </w:pPr>
      <w:r>
        <w:rPr>
          <w:rFonts w:ascii="Times New Roman" w:hAnsi="Times New Roman" w:eastAsia="宋体"/>
          <w:b w:val="0"/>
          <w:i w:val="0"/>
          <w:color w:val="000000"/>
          <w:sz w:val="21"/>
        </w:rPr>
        <w:t>图7 SQLite 候选谱图对过滤机制示意图</w:t>
      </w:r>
    </w:p>
    <w:p w14:paraId="6A3A3E8C">
      <w:pPr>
        <w:spacing w:before="0" w:after="0" w:line="360" w:lineRule="auto"/>
        <w:ind w:firstLine="420"/>
        <w:jc w:val="both"/>
      </w:pPr>
      <w:r>
        <w:rPr>
          <w:rFonts w:ascii="Times New Roman" w:hAnsi="Times New Roman" w:eastAsia="宋体"/>
          <w:b w:val="0"/>
          <w:i w:val="0"/>
          <w:color w:val="000000"/>
          <w:sz w:val="24"/>
        </w:rPr>
        <w:t>由图可知，候选集合并不是从全部谱图对中直接计算出来，而是通过数据库条件逐步收缩。对于 n 条谱图，完整两两比较需要 n(n-1)/2 次相似度计算；过滤后只保留满足物理属性和峰型粗匹配条件的候选对，从而把主要计算量转移到更小的 Ec 集合上。</w:t>
      </w:r>
    </w:p>
    <w:p w14:paraId="744EB118">
      <w:pPr>
        <w:spacing w:before="0" w:after="0" w:line="360" w:lineRule="auto"/>
        <w:ind w:firstLine="420"/>
        <w:jc w:val="both"/>
      </w:pPr>
      <w:r>
        <w:rPr>
          <w:rFonts w:ascii="Times New Roman" w:hAnsi="Times New Roman" w:eastAsia="宋体"/>
          <w:b w:val="0"/>
          <w:i w:val="0"/>
          <w:color w:val="000000"/>
          <w:sz w:val="24"/>
        </w:rPr>
        <w:t>候选过滤并不直接输出最终簇，而是输出候选谱图对集合 Ec。对于每一条谱图 Si，系统先查询满足 |mi-mj| 不超过质量窗口、荷电状态相近、且至少一个高强度峰桶重叠的谱图 Sj。只有进入 Ec 的谱图对才执行向量点积相似度判断。这样可以把“是否值得比较”与“比较后是否同簇”分开，便于调节质量窗口和相似度阈值。</w:t>
      </w:r>
    </w:p>
    <w:p w14:paraId="0749834E">
      <w:pPr>
        <w:tabs>
          <w:tab w:val="center" w:pos="4195"/>
          <w:tab w:val="right" w:pos="8617"/>
        </w:tabs>
        <w:spacing w:before="120" w:after="120" w:line="312" w:lineRule="auto"/>
        <w:jc w:val="left"/>
      </w:pPr>
      <w:r>
        <w:tab/>
      </w:r>
      <m:oMath>
        <m:r>
          <m:rPr/>
          <m:t>E</m:t>
        </m:r>
        <m:r>
          <m:rPr>
            <m:sty m:val="p"/>
          </m:rPr>
          <m:t>={(</m:t>
        </m:r>
        <m:r>
          <m:rPr/>
          <m:t>i</m:t>
        </m:r>
        <m:r>
          <m:rPr>
            <m:sty m:val="p"/>
          </m:rPr>
          <m:t>,</m:t>
        </m:r>
        <m:r>
          <m:rPr/>
          <m:t>j</m:t>
        </m:r>
        <m:r>
          <m:rPr>
            <m:sty m:val="p"/>
          </m:rPr>
          <m:t>)∈</m:t>
        </m:r>
        <m:sSub>
          <m:sSubPr/>
          <m:e>
            <m:r>
              <m:rPr/>
              <m:t>E</m:t>
            </m:r>
          </m:e>
          <m:sub>
            <m:r>
              <m:rPr/>
              <m:t>c</m:t>
            </m:r>
          </m:sub>
        </m:sSub>
        <m:r>
          <m:rPr>
            <m:sty m:val="p"/>
          </m:rPr>
          <m:t>∣sim(</m:t>
        </m:r>
        <m:sSub>
          <m:sSubPr/>
          <m:e>
            <m:r>
              <m:rPr/>
              <m:t>S</m:t>
            </m:r>
          </m:e>
          <m:sub>
            <m:r>
              <m:rPr/>
              <m:t>i</m:t>
            </m:r>
          </m:sub>
        </m:sSub>
        <m:r>
          <m:rPr>
            <m:sty m:val="p"/>
          </m:rPr>
          <m:t>,</m:t>
        </m:r>
        <m:sSub>
          <m:sSubPr/>
          <m:e>
            <m:r>
              <m:rPr/>
              <m:t>S</m:t>
            </m:r>
          </m:e>
          <m:sub>
            <m:r>
              <m:rPr/>
              <m:t>j</m:t>
            </m:r>
          </m:sub>
        </m:sSub>
        <m:r>
          <m:rPr>
            <m:sty m:val="p"/>
          </m:rPr>
          <m:t>)≥</m:t>
        </m:r>
        <m:r>
          <m:rPr/>
          <m:t>τ</m:t>
        </m:r>
        <m:r>
          <m:rPr>
            <m:sty m:val="p"/>
          </m:rPr>
          <m:t>}</m:t>
        </m:r>
      </m:oMath>
      <w:r>
        <w:rPr>
          <w:rFonts w:ascii="Times New Roman" w:hAnsi="Times New Roman" w:eastAsia="宋体"/>
          <w:b w:val="0"/>
          <w:i w:val="0"/>
          <w:color w:val="000000"/>
          <w:sz w:val="24"/>
        </w:rPr>
        <w:tab/>
      </w:r>
      <w:r>
        <w:rPr>
          <w:rFonts w:ascii="Times New Roman" w:hAnsi="Times New Roman" w:eastAsia="宋体"/>
          <w:b w:val="0"/>
          <w:i w:val="0"/>
          <w:color w:val="000000"/>
          <w:sz w:val="24"/>
        </w:rPr>
        <w:t>（4.2）</w:t>
      </w:r>
    </w:p>
    <w:p w14:paraId="259DBA39">
      <w:pPr>
        <w:spacing w:before="0" w:after="0" w:line="360" w:lineRule="auto"/>
        <w:ind w:firstLine="420"/>
        <w:jc w:val="both"/>
      </w:pPr>
      <w:r>
        <w:rPr>
          <w:rFonts w:ascii="Times New Roman" w:hAnsi="Times New Roman" w:eastAsia="宋体"/>
          <w:b w:val="0"/>
          <w:i w:val="0"/>
          <w:color w:val="000000"/>
          <w:sz w:val="24"/>
        </w:rPr>
        <w:t>式（4.2）表示从候选谱图对集合 Ec 中进一步筛出真正用于聚类合并的边集合 E。数据库条件负责控制候选范围，相似度阈值 τ 负责控制是否连边，两者共同决定最终图结构。</w:t>
      </w:r>
    </w:p>
    <w:p w14:paraId="605B1697">
      <w:pPr>
        <w:spacing w:before="0" w:after="0" w:line="360" w:lineRule="auto"/>
        <w:ind w:firstLine="420"/>
        <w:jc w:val="both"/>
      </w:pPr>
      <w:r>
        <w:rPr>
          <w:rFonts w:ascii="Times New Roman" w:hAnsi="Times New Roman" w:eastAsia="宋体"/>
          <w:b w:val="0"/>
          <w:i w:val="0"/>
          <w:color w:val="000000"/>
          <w:sz w:val="24"/>
        </w:rPr>
        <w:t>在 TopLib 的检索流程中，候选代表谱图还会进入碎片峰距离计算阶段，对查询谱图前 50 个高强度碎片峰和库代表谱图的代表峰进行 fragment cosine 计算，并选择距离最小的目标或诱饵命中。本文聚类任务没有目标-诱饵判定，但保留了“候选生成后再做精细碎片峰距离”的思想，因此数据库过滤并不是只依赖单一前体质量字段。</w:t>
      </w:r>
    </w:p>
    <w:p w14:paraId="1B5516A9">
      <w:pPr>
        <w:pStyle w:val="3"/>
        <w:jc w:val="left"/>
      </w:pPr>
      <w:r>
        <w:rPr>
          <w:rFonts w:ascii="Times New Roman" w:hAnsi="Times New Roman" w:eastAsia="黑体"/>
          <w:b/>
          <w:i w:val="0"/>
          <w:color w:val="000000"/>
          <w:sz w:val="24"/>
        </w:rPr>
        <w:t>4.3 TopCluster 聚类策略</w:t>
      </w:r>
    </w:p>
    <w:p w14:paraId="2DEB948F">
      <w:pPr>
        <w:spacing w:before="0" w:after="0" w:line="360" w:lineRule="auto"/>
        <w:ind w:firstLine="420"/>
        <w:jc w:val="both"/>
      </w:pPr>
      <w:r>
        <w:rPr>
          <w:rFonts w:ascii="Times New Roman" w:hAnsi="Times New Roman" w:eastAsia="宋体"/>
          <w:b w:val="0"/>
          <w:i w:val="0"/>
          <w:color w:val="000000"/>
          <w:sz w:val="24"/>
        </w:rPr>
        <w:t>TopLib 的谱图库构建流程将数据清洗、谱图预处理、分阶段聚类、代表谱图生成、诱饵库生成和数据库写入分开处理。首先，预处理会剔除异常谱图并按强度保留主要碎片峰；随后对碎片峰按质量排序，对强度进行变换和归一化。这个过程说明 TopCluster 的聚类并不是直接对原始峰表做粗糙比较，而是先把谱图压缩成稳定的代表峰表示。</w:t>
      </w:r>
    </w:p>
    <w:p w14:paraId="43A67910">
      <w:pPr>
        <w:spacing w:before="0" w:after="0" w:line="360" w:lineRule="auto"/>
        <w:ind w:firstLine="420"/>
        <w:jc w:val="both"/>
      </w:pPr>
      <w:r>
        <w:rPr>
          <w:rFonts w:ascii="Times New Roman" w:hAnsi="Times New Roman" w:eastAsia="宋体"/>
          <w:b w:val="0"/>
          <w:i w:val="0"/>
          <w:color w:val="000000"/>
          <w:sz w:val="24"/>
        </w:rPr>
        <w:t>聚类阶段分两层完成。第一层按 precursor_charge 分组，保证初始候选具有一致或相近的前体电荷；第二层在每个荷电组内对 precursor_mass 做层次聚类。只有通过前体电荷和前体质量筛选的谱图，才进入碎片峰距离计算。本文原型将这一思想简化为数据库候选过滤和相似度连边，便于在可控数据上观察候选压缩效果。</w:t>
      </w:r>
    </w:p>
    <w:p w14:paraId="18C4B4D7">
      <w:pPr>
        <w:spacing w:before="0" w:after="0" w:line="360" w:lineRule="auto"/>
        <w:ind w:firstLine="420"/>
        <w:jc w:val="both"/>
      </w:pPr>
      <w:r>
        <w:rPr>
          <w:rFonts w:ascii="Times New Roman" w:hAnsi="Times New Roman" w:eastAsia="宋体"/>
          <w:b w:val="0"/>
          <w:i w:val="0"/>
          <w:color w:val="000000"/>
          <w:sz w:val="24"/>
        </w:rPr>
        <w:t>在本文原型中，候选谱图对通过相似度阈值后被看作图中的边，谱图本身是图节点。只要两个谱图之间存在一条保留边，Union-Find 就将它们合并到同一连通分量；若多个谱图经由中间节点间接连通，也会被划入同一簇。</w:t>
      </w:r>
    </w:p>
    <w:p w14:paraId="283A5E58">
      <w:pPr>
        <w:tabs>
          <w:tab w:val="center" w:pos="4195"/>
          <w:tab w:val="right" w:pos="8617"/>
        </w:tabs>
        <w:spacing w:before="120" w:after="120" w:line="312" w:lineRule="auto"/>
        <w:jc w:val="left"/>
      </w:pPr>
      <w:r>
        <w:tab/>
      </w:r>
      <m:oMath>
        <m:sSub>
          <m:sSubPr/>
          <m:e>
            <m:r>
              <m:rPr/>
              <m:t>y</m:t>
            </m:r>
          </m:e>
          <m:sub>
            <m:r>
              <m:rPr/>
              <m:t>i</m:t>
            </m:r>
          </m:sub>
        </m:sSub>
        <m:r>
          <m:rPr>
            <m:sty m:val="p"/>
          </m:rPr>
          <m:t>=</m:t>
        </m:r>
        <m:sSub>
          <m:sSubPr/>
          <m:e>
            <m:r>
              <m:rPr/>
              <m:t>y</m:t>
            </m:r>
          </m:e>
          <m:sub>
            <m:r>
              <m:rPr/>
              <m:t>j</m:t>
            </m:r>
          </m:sub>
        </m:sSub>
        <m:r>
          <m:rPr>
            <m:sty m:val="p"/>
          </m:rPr>
          <m:t>⇔∃</m:t>
        </m:r>
        <m:r>
          <m:rPr/>
          <m:t> </m:t>
        </m:r>
        <m:r>
          <m:rPr>
            <m:nor/>
            <m:sty m:val="p"/>
          </m:rPr>
          <w:rPr>
            <w:b w:val="0"/>
            <w:i w:val="0"/>
          </w:rPr>
          <m:t>path</m:t>
        </m:r>
        <m:r>
          <m:rPr>
            <m:sty m:val="p"/>
          </m:rPr>
          <m:t>(</m:t>
        </m:r>
        <m:r>
          <m:rPr/>
          <m:t>i</m:t>
        </m:r>
        <m:r>
          <m:rPr>
            <m:sty m:val="p"/>
          </m:rPr>
          <m:t>,</m:t>
        </m:r>
        <m:r>
          <m:rPr/>
          <m:t>j</m:t>
        </m:r>
        <m:r>
          <m:rPr>
            <m:sty m:val="p"/>
          </m:rPr>
          <m:t>)</m:t>
        </m:r>
        <m:r>
          <m:rPr/>
          <m:t> </m:t>
        </m:r>
        <m:r>
          <m:rPr>
            <m:nor/>
            <m:sty m:val="p"/>
          </m:rPr>
          <w:rPr>
            <w:b w:val="0"/>
            <w:i w:val="0"/>
          </w:rPr>
          <m:t>in</m:t>
        </m:r>
        <m:r>
          <m:rPr/>
          <m:t> G</m:t>
        </m:r>
        <m:r>
          <m:rPr>
            <m:sty m:val="p"/>
          </m:rPr>
          <m:t>=(</m:t>
        </m:r>
        <m:r>
          <m:rPr/>
          <m:t>V</m:t>
        </m:r>
        <m:r>
          <m:rPr>
            <m:sty m:val="p"/>
          </m:rPr>
          <m:t>,</m:t>
        </m:r>
        <m:r>
          <m:rPr/>
          <m:t>E</m:t>
        </m:r>
        <m:r>
          <m:rPr>
            <m:sty m:val="p"/>
          </m:rPr>
          <m:t>)</m:t>
        </m:r>
      </m:oMath>
      <w:r>
        <w:rPr>
          <w:rFonts w:ascii="Times New Roman" w:hAnsi="Times New Roman" w:eastAsia="宋体"/>
          <w:b w:val="0"/>
          <w:i w:val="0"/>
          <w:color w:val="000000"/>
          <w:sz w:val="24"/>
        </w:rPr>
        <w:tab/>
      </w:r>
      <w:r>
        <w:rPr>
          <w:rFonts w:ascii="Times New Roman" w:hAnsi="Times New Roman" w:eastAsia="宋体"/>
          <w:b w:val="0"/>
          <w:i w:val="0"/>
          <w:color w:val="000000"/>
          <w:sz w:val="24"/>
        </w:rPr>
        <w:t>（4.3）</w:t>
      </w:r>
    </w:p>
    <w:p w14:paraId="74905C17">
      <w:pPr>
        <w:spacing w:before="0" w:after="0" w:line="360" w:lineRule="auto"/>
        <w:ind w:firstLine="420"/>
        <w:jc w:val="both"/>
      </w:pPr>
      <w:r>
        <w:rPr>
          <w:rFonts w:ascii="Times New Roman" w:hAnsi="Times New Roman" w:eastAsia="宋体"/>
          <w:b w:val="0"/>
          <w:i w:val="0"/>
          <w:color w:val="000000"/>
          <w:sz w:val="24"/>
        </w:rPr>
        <w:t>式（4.3）说明本文算法的簇标签来自候选相似图的连通关系。只要两条谱图在图 G 中存在路径，它们就被划入同一簇；若不存在路径，则属于不同簇。</w:t>
      </w:r>
    </w:p>
    <w:p w14:paraId="7199067D">
      <w:pPr>
        <w:jc w:val="center"/>
      </w:pPr>
      <w:r>
        <w:drawing>
          <wp:inline distT="0" distB="0" distL="114300" distR="114300">
            <wp:extent cx="5471795" cy="3079115"/>
            <wp:effectExtent l="0" t="0" r="14605" b="196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5472000" cy="3079636"/>
                    </a:xfrm>
                    <a:prstGeom prst="rect">
                      <a:avLst/>
                    </a:prstGeom>
                  </pic:spPr>
                </pic:pic>
              </a:graphicData>
            </a:graphic>
          </wp:inline>
        </w:drawing>
      </w:r>
    </w:p>
    <w:p w14:paraId="38F92BD4">
      <w:pPr>
        <w:spacing w:after="120"/>
        <w:jc w:val="center"/>
      </w:pPr>
      <w:r>
        <w:rPr>
          <w:rFonts w:ascii="Times New Roman" w:hAnsi="Times New Roman" w:eastAsia="宋体"/>
          <w:b w:val="0"/>
          <w:i w:val="0"/>
          <w:color w:val="000000"/>
          <w:sz w:val="21"/>
        </w:rPr>
        <w:t>图8 候选相似图与连通分量聚类示意图</w:t>
      </w:r>
    </w:p>
    <w:p w14:paraId="34FAA28B">
      <w:pPr>
        <w:spacing w:before="0" w:after="0" w:line="360" w:lineRule="auto"/>
        <w:ind w:firstLine="420"/>
        <w:jc w:val="both"/>
      </w:pPr>
      <w:r>
        <w:rPr>
          <w:rFonts w:ascii="Times New Roman" w:hAnsi="Times New Roman" w:eastAsia="宋体"/>
          <w:b w:val="0"/>
          <w:i w:val="0"/>
          <w:color w:val="000000"/>
          <w:sz w:val="24"/>
        </w:rPr>
        <w:t>这种图式合并方式适合谱图聚类场景，因为同一真实谱图组内并非每两条谱图都必须高度相似。只要代表性谱图和边界谱图之间存在稳定连接，连通分量就能保留组内结构；同时，数据库过滤和相似度阈值共同限制跨组误连，降低不同真实组被错误合并的风险。</w:t>
      </w:r>
    </w:p>
    <w:p w14:paraId="7558D854">
      <w:pPr>
        <w:spacing w:before="0" w:after="0" w:line="360" w:lineRule="auto"/>
        <w:ind w:firstLine="420"/>
        <w:jc w:val="both"/>
      </w:pPr>
      <w:r>
        <w:rPr>
          <w:rFonts w:ascii="Times New Roman" w:hAnsi="Times New Roman" w:eastAsia="宋体"/>
          <w:b w:val="0"/>
          <w:i w:val="0"/>
          <w:color w:val="000000"/>
          <w:sz w:val="24"/>
        </w:rPr>
        <w:t xml:space="preserve">代表谱图生成是 TopCluster 区别于普通聚类算法的重要步骤。若采用 </w:t>
      </w:r>
      <w:commentRangeStart w:id="20"/>
      <w:r>
        <w:rPr>
          <w:rFonts w:ascii="Times New Roman" w:hAnsi="Times New Roman" w:eastAsia="宋体"/>
          <w:b w:val="0"/>
          <w:i w:val="0"/>
          <w:color w:val="000000"/>
          <w:sz w:val="24"/>
        </w:rPr>
        <w:t xml:space="preserve">average </w:t>
      </w:r>
      <w:commentRangeEnd w:id="20"/>
      <w:r>
        <w:commentReference w:id="20"/>
      </w:r>
      <w:r>
        <w:rPr>
          <w:rFonts w:ascii="Times New Roman" w:hAnsi="Times New Roman" w:eastAsia="宋体"/>
          <w:b w:val="0"/>
          <w:i w:val="0"/>
          <w:color w:val="000000"/>
          <w:sz w:val="24"/>
        </w:rPr>
        <w:t>代表法，同簇谱图中电荷一致且质量差在 ppm 容差内的碎片峰会被合并，质量采用强度加权平均，强度采用累加后再选取主要峰；前体质量代表值则在同一整数质量偏移桶内按前体强度加权得到。若采用 single 代表法，系统会优先选择鉴定置信度较高的谱图作为代表。</w:t>
      </w:r>
    </w:p>
    <w:p w14:paraId="01719648">
      <w:pPr>
        <w:spacing w:before="0" w:after="0" w:line="360" w:lineRule="auto"/>
        <w:ind w:firstLine="420"/>
        <w:jc w:val="both"/>
      </w:pPr>
      <w:r>
        <w:rPr>
          <w:rFonts w:ascii="Times New Roman" w:hAnsi="Times New Roman" w:eastAsia="宋体"/>
          <w:b w:val="0"/>
          <w:i w:val="0"/>
          <w:color w:val="000000"/>
          <w:sz w:val="24"/>
        </w:rPr>
        <w:t>TopLib 还会将目标代表谱图与诱饵代表谱图拼接成 target_decoy_spectra_representatives 表。</w:t>
      </w:r>
      <w:commentRangeStart w:id="21"/>
      <w:r>
        <w:rPr>
          <w:rFonts w:ascii="Times New Roman" w:hAnsi="Times New Roman" w:eastAsia="宋体"/>
          <w:b w:val="0"/>
          <w:i w:val="0"/>
          <w:color w:val="000000"/>
          <w:sz w:val="24"/>
        </w:rPr>
        <w:t>本文实验原型没有完整实现诱饵库，但在方法章保留这一说明，是因为它揭示了 TopLib 的工程目标：聚类不是终点，代表谱图还要服务于后续 library search、目标-诱饵判定和蛋白质形态鉴定。本文算法因此定位为数据库过滤聚类原型，而不是完整 TopLib 的重新实现。</w:t>
      </w:r>
      <w:commentRangeEnd w:id="21"/>
      <w:r>
        <w:commentReference w:id="21"/>
      </w:r>
    </w:p>
    <w:p w14:paraId="62E21F42">
      <w:pPr>
        <w:pStyle w:val="3"/>
        <w:jc w:val="left"/>
      </w:pPr>
      <w:r>
        <w:rPr>
          <w:rFonts w:ascii="Times New Roman" w:hAnsi="Times New Roman" w:eastAsia="黑体"/>
          <w:b/>
          <w:i w:val="0"/>
          <w:color w:val="000000"/>
          <w:sz w:val="24"/>
        </w:rPr>
        <w:t>4.4 复杂度分析</w:t>
      </w:r>
    </w:p>
    <w:p w14:paraId="60C6DEA5">
      <w:pPr>
        <w:spacing w:before="0" w:after="0" w:line="360" w:lineRule="auto"/>
        <w:ind w:firstLine="420"/>
        <w:jc w:val="both"/>
      </w:pPr>
      <w:r>
        <w:rPr>
          <w:rFonts w:ascii="Times New Roman" w:hAnsi="Times New Roman" w:eastAsia="宋体"/>
          <w:b w:val="0"/>
          <w:i w:val="0"/>
          <w:color w:val="000000"/>
          <w:sz w:val="24"/>
        </w:rPr>
        <w:t>设谱图库包含 n 条谱图，每条谱图向量维度为 d，完整两两比较需要 n(n-1)/2 次相似度计算，时间复杂度约为 O(n^2d)。当 n 扩展到数万条时，相似度矩阵不仅计算量大，还会带来明显的内存压力。数据库过滤的目标是把相似度计算限制在候选集合 Ec 上，使主要计算量由全量谱图对数量转为候选谱图对数量。</w:t>
      </w:r>
    </w:p>
    <w:p w14:paraId="76D04D45">
      <w:pPr>
        <w:tabs>
          <w:tab w:val="center" w:pos="4195"/>
          <w:tab w:val="right" w:pos="8617"/>
        </w:tabs>
        <w:spacing w:before="120" w:after="120" w:line="312" w:lineRule="auto"/>
        <w:jc w:val="left"/>
      </w:pPr>
      <w:r>
        <w:tab/>
      </w:r>
      <m:oMath>
        <m:sSub>
          <m:sSubPr/>
          <m:e>
            <m:r>
              <m:rPr/>
              <m:t>T</m:t>
            </m:r>
          </m:e>
          <m:sub>
            <m:r>
              <m:rPr/>
              <m:t>filter</m:t>
            </m:r>
          </m:sub>
        </m:sSub>
        <m:r>
          <m:rPr>
            <m:sty m:val="p"/>
          </m:rPr>
          <m:t>=</m:t>
        </m:r>
        <m:r>
          <m:rPr/>
          <m:t>O</m:t>
        </m:r>
        <m:r>
          <m:rPr>
            <m:sty m:val="p"/>
          </m:rPr>
          <m:t>(</m:t>
        </m:r>
        <m:r>
          <m:rPr/>
          <m:t>n</m:t>
        </m:r>
        <m:r>
          <m:rPr>
            <m:sty m:val="p"/>
          </m:rPr>
          <m:t>log</m:t>
        </m:r>
        <m:r>
          <m:rPr/>
          <m:t>n</m:t>
        </m:r>
        <m:r>
          <m:rPr>
            <m:sty m:val="p"/>
          </m:rPr>
          <m:t>+|</m:t>
        </m:r>
        <m:sSub>
          <m:sSubPr/>
          <m:e>
            <m:r>
              <m:rPr/>
              <m:t>E</m:t>
            </m:r>
          </m:e>
          <m:sub>
            <m:r>
              <m:rPr/>
              <m:t>c</m:t>
            </m:r>
          </m:sub>
        </m:sSub>
        <m:r>
          <m:rPr>
            <m:sty m:val="p"/>
          </m:rPr>
          <m:t>|</m:t>
        </m:r>
        <m:r>
          <m:rPr/>
          <m:t>d</m:t>
        </m:r>
        <m:r>
          <m:rPr>
            <m:sty m:val="p"/>
          </m:rPr>
          <m:t>),</m:t>
        </m:r>
        <m:r>
          <m:rPr/>
          <m:t> </m:t>
        </m:r>
        <m:sSub>
          <m:sSubPr/>
          <m:e>
            <m:r>
              <m:rPr/>
              <m:t>T</m:t>
            </m:r>
          </m:e>
          <m:sub>
            <m:r>
              <m:rPr/>
              <m:t>full</m:t>
            </m:r>
          </m:sub>
        </m:sSub>
        <m:r>
          <m:rPr>
            <m:sty m:val="p"/>
          </m:rPr>
          <m:t>=</m:t>
        </m:r>
        <m:r>
          <m:rPr/>
          <m:t>O</m:t>
        </m:r>
        <m:d>
          <m:dPr>
            <m:sepChr m:val=""/>
          </m:dPr>
          <m:e>
            <m:f>
              <m:fPr/>
              <m:num>
                <m:r>
                  <m:rPr/>
                  <m:t>n</m:t>
                </m:r>
                <m:r>
                  <m:rPr>
                    <m:sty m:val="p"/>
                  </m:rPr>
                  <m:t>(</m:t>
                </m:r>
                <m:r>
                  <m:rPr/>
                  <m:t>n</m:t>
                </m:r>
                <m:r>
                  <m:rPr>
                    <m:sty m:val="p"/>
                  </m:rPr>
                  <m:t>−</m:t>
                </m:r>
                <m:r>
                  <m:rPr/>
                  <m:t>1</m:t>
                </m:r>
                <m:r>
                  <m:rPr>
                    <m:sty m:val="p"/>
                  </m:rPr>
                  <m:t>)</m:t>
                </m:r>
              </m:num>
              <m:den>
                <m:r>
                  <m:rPr/>
                  <m:t>2</m:t>
                </m:r>
              </m:den>
            </m:f>
            <m:r>
              <m:rPr/>
              <m:t>d</m:t>
            </m:r>
          </m:e>
        </m:d>
      </m:oMath>
      <w:r>
        <w:rPr>
          <w:rFonts w:ascii="Times New Roman" w:hAnsi="Times New Roman" w:eastAsia="宋体"/>
          <w:b w:val="0"/>
          <w:i w:val="0"/>
          <w:color w:val="000000"/>
          <w:sz w:val="24"/>
        </w:rPr>
        <w:tab/>
      </w:r>
      <w:r>
        <w:rPr>
          <w:rFonts w:ascii="Times New Roman" w:hAnsi="Times New Roman" w:eastAsia="宋体"/>
          <w:b w:val="0"/>
          <w:i w:val="0"/>
          <w:color w:val="000000"/>
          <w:sz w:val="24"/>
        </w:rPr>
        <w:t>（4.4）</w:t>
      </w:r>
    </w:p>
    <w:p w14:paraId="67FA06E2">
      <w:pPr>
        <w:spacing w:before="0" w:after="0" w:line="360" w:lineRule="auto"/>
        <w:ind w:firstLine="420"/>
        <w:jc w:val="both"/>
      </w:pPr>
      <w:r>
        <w:rPr>
          <w:rFonts w:ascii="Times New Roman" w:hAnsi="Times New Roman" w:eastAsia="宋体"/>
          <w:b w:val="0"/>
          <w:i w:val="0"/>
          <w:color w:val="000000"/>
          <w:sz w:val="24"/>
        </w:rPr>
        <w:t>式（4.4）中，n log n 表示索引建立、排序或数据库检索带来的近似开销，|Ec|d 表示候选谱图对上的相似度计算。当过滤条件有效时，|Ec| 远小于 n(n-1)/2，算法的主要收益来自减少无效相似度计算，而不是减少单次相似度计算的成本。</w:t>
      </w:r>
    </w:p>
    <w:p w14:paraId="17A86436">
      <w:pPr>
        <w:tabs>
          <w:tab w:val="center" w:pos="4195"/>
          <w:tab w:val="right" w:pos="8617"/>
        </w:tabs>
        <w:spacing w:before="120" w:after="120" w:line="312" w:lineRule="auto"/>
        <w:jc w:val="left"/>
      </w:pPr>
      <w:r>
        <w:tab/>
      </w:r>
      <m:oMath>
        <m:sSub>
          <m:sSubPr/>
          <m:e>
            <m:r>
              <m:rPr/>
              <m:t>M</m:t>
            </m:r>
          </m:e>
          <m:sub>
            <m:r>
              <m:rPr/>
              <m:t>filter</m:t>
            </m:r>
          </m:sub>
        </m:sSub>
        <m:r>
          <m:rPr>
            <m:sty m:val="p"/>
          </m:rPr>
          <m:t>=</m:t>
        </m:r>
        <m:r>
          <m:rPr/>
          <m:t>O</m:t>
        </m:r>
        <m:r>
          <m:rPr>
            <m:sty m:val="p"/>
          </m:rPr>
          <m:t>(</m:t>
        </m:r>
        <m:r>
          <m:rPr/>
          <m:t>n</m:t>
        </m:r>
        <m:r>
          <m:rPr>
            <m:sty m:val="p"/>
          </m:rPr>
          <m:t>+|</m:t>
        </m:r>
        <m:sSub>
          <m:sSubPr/>
          <m:e>
            <m:r>
              <m:rPr/>
              <m:t>E</m:t>
            </m:r>
          </m:e>
          <m:sub>
            <m:r>
              <m:rPr/>
              <m:t>c</m:t>
            </m:r>
          </m:sub>
        </m:sSub>
        <m:r>
          <m:rPr>
            <m:sty m:val="p"/>
          </m:rPr>
          <m:t>|),</m:t>
        </m:r>
        <m:r>
          <m:rPr/>
          <m:t> </m:t>
        </m:r>
        <m:sSub>
          <m:sSubPr/>
          <m:e>
            <m:r>
              <m:rPr/>
              <m:t>M</m:t>
            </m:r>
          </m:e>
          <m:sub>
            <m:r>
              <m:rPr/>
              <m:t>full</m:t>
            </m:r>
          </m:sub>
        </m:sSub>
        <m:r>
          <m:rPr>
            <m:sty m:val="p"/>
          </m:rPr>
          <m:t>=</m:t>
        </m:r>
        <m:r>
          <m:rPr/>
          <m:t>O</m:t>
        </m:r>
        <m:r>
          <m:rPr>
            <m:sty m:val="p"/>
          </m:rPr>
          <m:t>(</m:t>
        </m:r>
        <m:sSup>
          <m:sSupPr/>
          <m:e>
            <m:r>
              <m:rPr/>
              <m:t>n</m:t>
            </m:r>
          </m:e>
          <m:sup>
            <m:r>
              <m:rPr/>
              <m:t>2</m:t>
            </m:r>
          </m:sup>
        </m:sSup>
        <m:r>
          <m:rPr>
            <m:sty m:val="p"/>
          </m:rPr>
          <m:t>)</m:t>
        </m:r>
      </m:oMath>
      <w:r>
        <w:rPr>
          <w:rFonts w:ascii="Times New Roman" w:hAnsi="Times New Roman" w:eastAsia="宋体"/>
          <w:b w:val="0"/>
          <w:i w:val="0"/>
          <w:color w:val="000000"/>
          <w:sz w:val="24"/>
        </w:rPr>
        <w:tab/>
      </w:r>
      <w:r>
        <w:rPr>
          <w:rFonts w:ascii="Times New Roman" w:hAnsi="Times New Roman" w:eastAsia="宋体"/>
          <w:b w:val="0"/>
          <w:i w:val="0"/>
          <w:color w:val="000000"/>
          <w:sz w:val="24"/>
        </w:rPr>
        <w:t>（4.5）</w:t>
      </w:r>
    </w:p>
    <w:p w14:paraId="7392ABD6">
      <w:pPr>
        <w:spacing w:before="0" w:after="0" w:line="360" w:lineRule="auto"/>
        <w:ind w:firstLine="420"/>
        <w:jc w:val="both"/>
      </w:pPr>
      <w:r>
        <w:rPr>
          <w:rFonts w:ascii="Times New Roman" w:hAnsi="Times New Roman" w:eastAsia="宋体"/>
          <w:b w:val="0"/>
          <w:i w:val="0"/>
          <w:color w:val="000000"/>
          <w:sz w:val="24"/>
        </w:rPr>
        <w:t>式（4.5）从空间角度说明候选过滤的作用。完整相似度矩阵需要保存近似 n² 级关系，而数据库过滤聚类只需保存谱图节点、候选边和必要查询结果，因此更适合后续向较大谱图库扩展。</w:t>
      </w:r>
    </w:p>
    <w:p w14:paraId="47ABDE37">
      <w:pPr>
        <w:spacing w:before="0" w:after="0" w:line="360" w:lineRule="auto"/>
        <w:ind w:firstLine="420"/>
        <w:jc w:val="both"/>
      </w:pPr>
      <w:r>
        <w:rPr>
          <w:rFonts w:ascii="Times New Roman" w:hAnsi="Times New Roman" w:eastAsia="宋体"/>
          <w:b w:val="0"/>
          <w:i w:val="0"/>
          <w:color w:val="000000"/>
          <w:sz w:val="24"/>
        </w:rPr>
        <w:t>TopCluster 的官方流程也体现了同样思想。按 precursor_charge 分组和按 precursor_mass 完全链接聚类，相当于先把全局谱图库拆成多个较小候选块；随后只在前体质量簇内计算前 50 个碎片峰距离。本文实验原型虽然使用更轻量的 SQL 候选查询和连通分量合并，但复杂度优势来源一致：把“全部谱图两两相似”转化为“候选谱图局部相似”。</w:t>
      </w:r>
    </w:p>
    <w:p w14:paraId="60ACF59C">
      <w:pPr>
        <w:spacing w:before="0" w:after="0" w:line="360" w:lineRule="auto"/>
        <w:ind w:firstLine="420"/>
        <w:jc w:val="both"/>
      </w:pPr>
      <w:r>
        <w:rPr>
          <w:rFonts w:ascii="Times New Roman" w:hAnsi="Times New Roman" w:eastAsia="宋体"/>
          <w:b w:val="0"/>
          <w:i w:val="0"/>
          <w:color w:val="000000"/>
          <w:sz w:val="24"/>
        </w:rPr>
        <w:t>数据库查询本身并非没有成本。当前实验使用 SQLite，在小规模数据上固定查询开销可能使绝对运行时间不一定最低；但在谱图库扩展场景中，前体质量、荷电状态和峰桶字段都可以建立索引或倒排表，候选数量增长速度通常低于全量两两比较。</w:t>
      </w:r>
      <w:commentRangeStart w:id="22"/>
      <w:r>
        <w:rPr>
          <w:rFonts w:ascii="Times New Roman" w:hAnsi="Times New Roman" w:eastAsia="宋体"/>
          <w:b w:val="0"/>
          <w:i w:val="0"/>
          <w:color w:val="000000"/>
          <w:sz w:val="24"/>
        </w:rPr>
        <w:t>后续若接入真实 TopLib 数据库，</w:t>
      </w:r>
      <w:commentRangeEnd w:id="22"/>
      <w:r>
        <w:commentReference w:id="22"/>
      </w:r>
      <w:r>
        <w:rPr>
          <w:rFonts w:ascii="Times New Roman" w:hAnsi="Times New Roman" w:eastAsia="宋体"/>
          <w:b w:val="0"/>
          <w:i w:val="0"/>
          <w:color w:val="000000"/>
          <w:sz w:val="24"/>
        </w:rPr>
        <w:t>可进一步把代表谱图表中的 mass_0 至 mass_49 展开为碎片峰倒排索引，以降低候选查询阶段的扫描成本。</w:t>
      </w:r>
    </w:p>
    <w:p w14:paraId="7FA86701">
      <w:pPr>
        <w:pStyle w:val="2"/>
        <w:pageBreakBefore/>
        <w:jc w:val="center"/>
      </w:pPr>
      <w:r>
        <w:rPr>
          <w:rFonts w:ascii="Times New Roman" w:hAnsi="Times New Roman" w:eastAsia="黑体"/>
          <w:b/>
          <w:i w:val="0"/>
          <w:color w:val="000000"/>
          <w:sz w:val="32"/>
        </w:rPr>
        <w:t>第5章 系统实现</w:t>
      </w:r>
    </w:p>
    <w:p w14:paraId="1DA11604">
      <w:pPr>
        <w:pStyle w:val="3"/>
        <w:jc w:val="left"/>
      </w:pPr>
      <w:r>
        <w:rPr>
          <w:rFonts w:ascii="Times New Roman" w:hAnsi="Times New Roman" w:eastAsia="黑体"/>
          <w:b/>
          <w:i w:val="0"/>
          <w:color w:val="000000"/>
          <w:sz w:val="24"/>
        </w:rPr>
        <w:t>5.1 实验原型结构</w:t>
      </w:r>
    </w:p>
    <w:p w14:paraId="09FA1F18">
      <w:pPr>
        <w:spacing w:before="0" w:after="0" w:line="360" w:lineRule="auto"/>
        <w:ind w:firstLine="420"/>
        <w:jc w:val="both"/>
      </w:pPr>
      <w:r>
        <w:rPr>
          <w:rFonts w:ascii="Times New Roman" w:hAnsi="Times New Roman" w:eastAsia="宋体"/>
          <w:b w:val="0"/>
          <w:i w:val="0"/>
          <w:color w:val="000000"/>
          <w:sz w:val="24"/>
        </w:rPr>
        <w:t>本文实验原型围绕谱图聚类算法本身实现，主要包括数据</w:t>
      </w:r>
      <w:del w:id="0" w:author="Zzzzzzzz.h" w:date="2026-05-25T16:21:00Z">
        <w:r>
          <w:rPr>
            <w:rFonts w:hint="default" w:ascii="Times New Roman" w:hAnsi="Times New Roman" w:eastAsia="宋体"/>
            <w:b w:val="0"/>
            <w:i w:val="0"/>
            <w:color w:val="000000"/>
            <w:sz w:val="24"/>
            <w:lang w:val="en-US"/>
          </w:rPr>
          <w:delText>生成</w:delText>
        </w:r>
      </w:del>
      <w:ins w:id="1" w:author="Zzzzzzzz.h" w:date="2026-05-25T16:21:04Z">
        <w:r>
          <w:rPr>
            <w:rFonts w:hint="eastAsia"/>
            <w:b w:val="0"/>
            <w:i w:val="0"/>
            <w:color w:val="000000"/>
            <w:sz w:val="24"/>
            <w:lang w:val="en-US" w:eastAsia="zh-CN"/>
          </w:rPr>
          <w:t>处理</w:t>
        </w:r>
      </w:ins>
      <w:r>
        <w:rPr>
          <w:rFonts w:ascii="Times New Roman" w:hAnsi="Times New Roman" w:eastAsia="宋体"/>
          <w:b w:val="0"/>
          <w:i w:val="0"/>
          <w:color w:val="000000"/>
          <w:sz w:val="24"/>
        </w:rPr>
        <w:t>、数据库构建、候选过滤聚类、对比算法、指标评价和结果绘制六个模块。程序入口为 run_experiment.py，运行后会在固定随机种子下生成模拟 MS/MS 谱图，建立 SQLite 谱图库，并依次执行数据库过滤聚类与多种基线算法。</w:t>
      </w:r>
    </w:p>
    <w:p w14:paraId="1A0D90E8">
      <w:pPr>
        <w:jc w:val="center"/>
      </w:pPr>
      <w:r>
        <w:drawing>
          <wp:inline distT="0" distB="0" distL="114300" distR="114300">
            <wp:extent cx="5471795" cy="3079115"/>
            <wp:effectExtent l="0" t="0" r="14605" b="19685"/>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pic:cNvPicPr>
                  </pic:nvPicPr>
                  <pic:blipFill>
                    <a:blip r:embed="rId26"/>
                    <a:stretch>
                      <a:fillRect/>
                    </a:stretch>
                  </pic:blipFill>
                  <pic:spPr>
                    <a:xfrm>
                      <a:off x="0" y="0"/>
                      <a:ext cx="5472000" cy="3079636"/>
                    </a:xfrm>
                    <a:prstGeom prst="rect">
                      <a:avLst/>
                    </a:prstGeom>
                  </pic:spPr>
                </pic:pic>
              </a:graphicData>
            </a:graphic>
          </wp:inline>
        </w:drawing>
      </w:r>
    </w:p>
    <w:p w14:paraId="40B92466">
      <w:pPr>
        <w:spacing w:after="120"/>
        <w:jc w:val="center"/>
      </w:pPr>
      <w:r>
        <w:rPr>
          <w:rFonts w:ascii="Times New Roman" w:hAnsi="Times New Roman" w:eastAsia="宋体"/>
          <w:b w:val="0"/>
          <w:i w:val="0"/>
          <w:color w:val="000000"/>
          <w:sz w:val="21"/>
        </w:rPr>
        <w:t>图9 实验程序运行模块与指标输出流程图</w:t>
      </w:r>
    </w:p>
    <w:p w14:paraId="2C36B66A">
      <w:pPr>
        <w:spacing w:before="0" w:after="0" w:line="360" w:lineRule="auto"/>
        <w:ind w:firstLine="420"/>
        <w:jc w:val="both"/>
      </w:pPr>
      <w:del w:id="2" w:author="Zzzzzzzz.h" w:date="2026-05-25T16:20:41Z">
        <w:r>
          <w:rPr>
            <w:rFonts w:ascii="Times New Roman" w:hAnsi="Times New Roman" w:eastAsia="宋体"/>
            <w:b w:val="0"/>
            <w:i w:val="0"/>
            <w:color w:val="000000"/>
            <w:sz w:val="24"/>
          </w:rPr>
          <w:delText>图中展示的是程序实际运行时的数据流，而不是论文文件的生成过程。</w:delText>
        </w:r>
      </w:del>
      <w:r>
        <w:rPr>
          <w:rFonts w:ascii="Times New Roman" w:hAnsi="Times New Roman" w:eastAsia="宋体"/>
          <w:b w:val="0"/>
          <w:i w:val="0"/>
          <w:color w:val="000000"/>
          <w:sz w:val="24"/>
        </w:rPr>
        <w:t>generate_spectra 负责产生谱图峰列表、真实簇标签和质量桶向量；build_sqlite 将谱图级元数据写入 spectrum 表，将碎片峰写入 peak 表；database_filtered_clustering 负责候选查询、相似度连边和 Union-Find 合并；evaluate 统一计算 ARI、NMI、轮廓系数、运行时间和峰值内存。</w:t>
      </w:r>
    </w:p>
    <w:p w14:paraId="31D896AD">
      <w:pPr>
        <w:spacing w:before="0" w:after="0" w:line="360" w:lineRule="auto"/>
        <w:ind w:firstLine="420"/>
        <w:jc w:val="both"/>
      </w:pPr>
      <w:r>
        <w:rPr>
          <w:rFonts w:ascii="Times New Roman" w:hAnsi="Times New Roman" w:eastAsia="宋体"/>
          <w:b w:val="0"/>
          <w:i w:val="0"/>
          <w:color w:val="000000"/>
          <w:sz w:val="24"/>
        </w:rPr>
        <w:t>这种模块划分保证了算法验证链路清晰可复现。数据</w:t>
      </w:r>
      <w:del w:id="3" w:author="Zzzzzzzz.h" w:date="2026-05-25T16:21:18Z">
        <w:r>
          <w:rPr>
            <w:rFonts w:hint="default" w:ascii="Times New Roman" w:hAnsi="Times New Roman" w:eastAsia="宋体"/>
            <w:b w:val="0"/>
            <w:i w:val="0"/>
            <w:color w:val="000000"/>
            <w:sz w:val="24"/>
            <w:lang w:val="en-US"/>
          </w:rPr>
          <w:delText>生成</w:delText>
        </w:r>
      </w:del>
      <w:ins w:id="4" w:author="Zzzzzzzz.h" w:date="2026-05-25T16:21:19Z">
        <w:r>
          <w:rPr>
            <w:rFonts w:hint="eastAsia"/>
            <w:b w:val="0"/>
            <w:i w:val="0"/>
            <w:color w:val="000000"/>
            <w:sz w:val="24"/>
            <w:lang w:val="en-US" w:eastAsia="zh-CN"/>
          </w:rPr>
          <w:t>处理</w:t>
        </w:r>
      </w:ins>
      <w:r>
        <w:rPr>
          <w:rFonts w:ascii="Times New Roman" w:hAnsi="Times New Roman" w:eastAsia="宋体"/>
          <w:b w:val="0"/>
          <w:i w:val="0"/>
          <w:color w:val="000000"/>
          <w:sz w:val="24"/>
        </w:rPr>
        <w:t>模块提供带真实标签的可控样本，数据库模块提供过滤查询环境，聚类模块输出预测标签，评价模块把不同算法放在同一指标体系下比较。</w:t>
      </w:r>
      <w:del w:id="5" w:author="Zzzzzzzz.h" w:date="2026-05-25T16:21:35Z">
        <w:r>
          <w:rPr>
            <w:rFonts w:ascii="Times New Roman" w:hAnsi="Times New Roman" w:eastAsia="宋体"/>
            <w:b w:val="0"/>
            <w:i w:val="0"/>
            <w:color w:val="000000"/>
            <w:sz w:val="24"/>
          </w:rPr>
          <w:delText>若后续接入真实谱图库，只需替换数据读取和入库部分，候选过滤、相似度判断和指标评价模块仍可继续复用。</w:delText>
        </w:r>
      </w:del>
    </w:p>
    <w:p w14:paraId="08B3062D">
      <w:pPr>
        <w:pStyle w:val="3"/>
        <w:jc w:val="left"/>
      </w:pPr>
      <w:r>
        <w:rPr>
          <w:rFonts w:ascii="Times New Roman" w:hAnsi="Times New Roman" w:eastAsia="黑体"/>
          <w:b/>
          <w:i w:val="0"/>
          <w:color w:val="000000"/>
          <w:sz w:val="24"/>
        </w:rPr>
        <w:t>5.2 谱图生成与入库实现</w:t>
      </w:r>
    </w:p>
    <w:p w14:paraId="2A9643C5">
      <w:pPr>
        <w:spacing w:before="0" w:after="0" w:line="360" w:lineRule="auto"/>
        <w:ind w:firstLine="420"/>
        <w:jc w:val="both"/>
      </w:pPr>
      <w:commentRangeStart w:id="23"/>
      <w:r>
        <w:rPr>
          <w:rFonts w:ascii="Times New Roman" w:hAnsi="Times New Roman" w:eastAsia="宋体"/>
          <w:b w:val="0"/>
          <w:i w:val="0"/>
          <w:color w:val="000000"/>
          <w:sz w:val="24"/>
        </w:rPr>
        <w:t>实验数据生成采用固定随机种子 20260519，共构造 10 个真实谱图组，每组 44 条谱图，总计 440 条。</w:t>
      </w:r>
      <w:commentRangeEnd w:id="23"/>
      <w:r>
        <w:commentReference w:id="23"/>
      </w:r>
      <w:r>
        <w:rPr>
          <w:rFonts w:ascii="Times New Roman" w:hAnsi="Times New Roman" w:eastAsia="宋体"/>
          <w:b w:val="0"/>
          <w:i w:val="0"/>
          <w:color w:val="000000"/>
          <w:sz w:val="24"/>
        </w:rPr>
        <w:t>每个真实组先生成一组基础碎片峰质量和强度分布，组内谱图在此基础上加入峰丢失、质量扰动、强度扰动和少量噪声峰。前体质量按组分布在 5200 至 18200 区间，前体荷电状态在组内保持相近但允许轻微偏移。这样的设计使同组谱图具有统计相似性，同时保留噪声和扰动，避免实验数据过于理想化。</w:t>
      </w:r>
    </w:p>
    <w:p w14:paraId="3107713D">
      <w:pPr>
        <w:tabs>
          <w:tab w:val="center" w:pos="4195"/>
          <w:tab w:val="right" w:pos="8617"/>
        </w:tabs>
        <w:spacing w:before="120" w:after="120" w:line="312" w:lineRule="auto"/>
        <w:jc w:val="left"/>
      </w:pPr>
      <w:r>
        <w:tab/>
      </w:r>
      <m:oMath>
        <m:sSub>
          <m:sSubPr/>
          <m:e>
            <m:r>
              <m:rPr/>
              <m:t>m</m:t>
            </m:r>
          </m:e>
          <m:sub>
            <m:r>
              <m:rPr/>
              <m:t>ik</m:t>
            </m:r>
          </m:sub>
        </m:sSub>
        <m:r>
          <m:rPr>
            <m:sty m:val="p"/>
          </m:rPr>
          <m:t>=</m:t>
        </m:r>
        <m:sSub>
          <m:sSubPr/>
          <m:e>
            <m:r>
              <m:rPr/>
              <m:t>m</m:t>
            </m:r>
          </m:e>
          <m:sub>
            <m:r>
              <m:rPr/>
              <m:t>ck</m:t>
            </m:r>
          </m:sub>
        </m:sSub>
        <m:r>
          <m:rPr>
            <m:sty m:val="p"/>
          </m:rPr>
          <m:t>+</m:t>
        </m:r>
        <m:sSub>
          <m:sSubPr/>
          <m:e>
            <m:r>
              <m:rPr/>
              <m:t>ϵ</m:t>
            </m:r>
          </m:e>
          <m:sub>
            <m:r>
              <m:rPr/>
              <m:t>m</m:t>
            </m:r>
          </m:sub>
        </m:sSub>
        <m:r>
          <m:rPr>
            <m:sty m:val="p"/>
          </m:rPr>
          <m:t>,</m:t>
        </m:r>
        <m:r>
          <m:rPr/>
          <m:t> </m:t>
        </m:r>
        <m:sSub>
          <m:sSubPr/>
          <m:e>
            <m:r>
              <m:rPr/>
              <m:t>I</m:t>
            </m:r>
          </m:e>
          <m:sub>
            <m:r>
              <m:rPr/>
              <m:t>ik</m:t>
            </m:r>
          </m:sub>
        </m:sSub>
        <m:r>
          <m:rPr>
            <m:sty m:val="p"/>
          </m:rPr>
          <m:t>=</m:t>
        </m:r>
        <m:sSub>
          <m:sSubPr/>
          <m:e>
            <m:r>
              <m:rPr/>
              <m:t>I</m:t>
            </m:r>
          </m:e>
          <m:sub>
            <m:r>
              <m:rPr/>
              <m:t>ck</m:t>
            </m:r>
          </m:sub>
        </m:sSub>
        <m:r>
          <m:rPr>
            <m:sty m:val="p"/>
          </m:rPr>
          <m:t>exp(</m:t>
        </m:r>
        <m:sSub>
          <m:sSubPr/>
          <m:e>
            <m:r>
              <m:rPr/>
              <m:t>ϵ</m:t>
            </m:r>
          </m:e>
          <m:sub>
            <m:r>
              <m:rPr/>
              <m:t>I</m:t>
            </m:r>
          </m:sub>
        </m:sSub>
        <m:r>
          <m:rPr>
            <m:sty m:val="p"/>
          </m:rPr>
          <m:t>)</m:t>
        </m:r>
      </m:oMath>
      <w:r>
        <w:rPr>
          <w:rFonts w:ascii="Times New Roman" w:hAnsi="Times New Roman" w:eastAsia="宋体"/>
          <w:b w:val="0"/>
          <w:i w:val="0"/>
          <w:color w:val="000000"/>
          <w:sz w:val="24"/>
        </w:rPr>
        <w:tab/>
      </w:r>
      <w:r>
        <w:rPr>
          <w:rFonts w:ascii="Times New Roman" w:hAnsi="Times New Roman" w:eastAsia="宋体"/>
          <w:b w:val="0"/>
          <w:i w:val="0"/>
          <w:color w:val="000000"/>
          <w:sz w:val="24"/>
        </w:rPr>
        <w:t>（5.1）</w:t>
      </w:r>
    </w:p>
    <w:p w14:paraId="04E6369F">
      <w:pPr>
        <w:spacing w:before="0" w:after="0" w:line="360" w:lineRule="auto"/>
        <w:ind w:firstLine="420"/>
        <w:jc w:val="both"/>
      </w:pPr>
      <w:r>
        <w:rPr>
          <w:rFonts w:ascii="Times New Roman" w:hAnsi="Times New Roman" w:eastAsia="宋体"/>
          <w:b w:val="0"/>
          <w:i w:val="0"/>
          <w:color w:val="000000"/>
          <w:sz w:val="24"/>
        </w:rPr>
        <w:t>式（5.1）描述组内谱图的扰动生成方式。其中，</w:t>
      </w:r>
      <w:commentRangeStart w:id="24"/>
      <w:r>
        <w:rPr>
          <w:rFonts w:ascii="Times New Roman" w:hAnsi="Times New Roman" w:eastAsia="宋体"/>
          <w:b w:val="0"/>
          <w:i w:val="0"/>
          <w:color w:val="000000"/>
          <w:sz w:val="24"/>
        </w:rPr>
        <w:t>mck</w:t>
      </w:r>
      <w:commentRangeEnd w:id="24"/>
      <w:r>
        <w:commentReference w:id="24"/>
      </w:r>
      <w:r>
        <w:rPr>
          <w:rFonts w:ascii="Times New Roman" w:hAnsi="Times New Roman" w:eastAsia="宋体"/>
          <w:b w:val="0"/>
          <w:i w:val="0"/>
          <w:color w:val="000000"/>
          <w:sz w:val="24"/>
        </w:rPr>
        <w:t xml:space="preserve"> 与 Ick 表示第 c 个基础谱图组的代表峰质量和强度，εm 表示质量扰动，εI 表示强度扰动。峰丢失和噪声峰在此基础上进一步增加组内差异，使实验数据不至于过于理想化。</w:t>
      </w:r>
    </w:p>
    <w:p w14:paraId="6186CDD4">
      <w:pPr>
        <w:spacing w:before="0" w:after="0" w:line="360" w:lineRule="auto"/>
        <w:ind w:firstLine="420"/>
        <w:jc w:val="both"/>
      </w:pPr>
      <w:r>
        <w:rPr>
          <w:rFonts w:ascii="Times New Roman" w:hAnsi="Times New Roman" w:eastAsia="宋体"/>
          <w:b w:val="0"/>
          <w:i w:val="0"/>
          <w:color w:val="000000"/>
          <w:sz w:val="24"/>
        </w:rPr>
        <w:t>入库阶段创建 spectrum 与 peak 两类核心表。spectrum 表保存谱图编号、真实组编号、前体质量、荷电状态、峰数量和前四个高强度峰桶；peak 表保存每条谱图的峰质量和归一化强度。脚本同时建立 idx_spectrum_filter(charge, precursor_mass) 和 idx_peak_spectrum(spectrum_id) 两个索引，使候选过滤可以先利用谱图级字段缩小范围，再按需读取峰级数据。</w:t>
      </w:r>
    </w:p>
    <w:p w14:paraId="0D5CEAF7">
      <w:pPr>
        <w:spacing w:before="0" w:after="0" w:line="360" w:lineRule="auto"/>
        <w:ind w:firstLine="420"/>
        <w:jc w:val="both"/>
      </w:pPr>
      <w:r>
        <w:rPr>
          <w:rFonts w:ascii="Times New Roman" w:hAnsi="Times New Roman" w:eastAsia="宋体"/>
          <w:b w:val="0"/>
          <w:i w:val="0"/>
          <w:color w:val="000000"/>
          <w:sz w:val="24"/>
        </w:rPr>
        <w:t>向量化阶段将碎片峰映射到 260 维质量桶，并对向量做归一化处理。TopLib 在代表谱图构建和检索中使用前 50 个高强度峰、log2 强度变换和归一化强度；本文原型保留相同思想，但用质量桶向量替代完整 fragment cosine，以便更清楚地观察数据库过滤对候选数量和聚类结果的影响。</w:t>
      </w:r>
    </w:p>
    <w:p w14:paraId="358F1441">
      <w:pPr>
        <w:pStyle w:val="3"/>
        <w:jc w:val="left"/>
      </w:pPr>
      <w:r>
        <w:rPr>
          <w:rFonts w:ascii="Times New Roman" w:hAnsi="Times New Roman" w:eastAsia="黑体"/>
          <w:b/>
          <w:i w:val="0"/>
          <w:color w:val="000000"/>
          <w:sz w:val="24"/>
        </w:rPr>
        <w:t>5.3 算法模块实现</w:t>
      </w:r>
    </w:p>
    <w:p w14:paraId="1A1D7090">
      <w:pPr>
        <w:spacing w:before="0" w:after="0" w:line="360" w:lineRule="auto"/>
        <w:ind w:firstLine="420"/>
        <w:jc w:val="both"/>
      </w:pPr>
      <w:r>
        <w:rPr>
          <w:rFonts w:ascii="Times New Roman" w:hAnsi="Times New Roman" w:eastAsia="宋体"/>
          <w:b w:val="0"/>
          <w:i w:val="0"/>
          <w:color w:val="000000"/>
          <w:sz w:val="24"/>
        </w:rPr>
        <w:t>算法模块包括五条主线。第一，cosine_matrix 用于生成全量相似度矩阵，为 K-Means、谱聚类、层次聚类和 DBSCAN 提供共同输入。第二，database_filtered_clustering 按谱图逐条查询 SQLite，使用前体质量窗口、荷电状态范围和高强度峰桶交集生成候选谱图对。第三，候选谱图对进入归一化向量点积判断，达到阈值后才合并。第四，聚类标签由连通分量压缩为连续编号。第五，evaluate 统一计算 ARI、NMI、轮廓系数、运行时间、峰值内存和候选对数量。</w:t>
      </w:r>
    </w:p>
    <w:p w14:paraId="6D6930BC">
      <w:pPr>
        <w:spacing w:before="0" w:after="0" w:line="360" w:lineRule="auto"/>
        <w:ind w:firstLine="420"/>
        <w:jc w:val="both"/>
      </w:pPr>
      <w:r>
        <w:rPr>
          <w:rFonts w:ascii="Times New Roman" w:hAnsi="Times New Roman" w:eastAsia="宋体"/>
          <w:b w:val="0"/>
          <w:i w:val="0"/>
          <w:color w:val="000000"/>
          <w:sz w:val="24"/>
        </w:rPr>
        <w:t>候选查询的 SQL 条件与 TopLib 思路相对应。TopLib 在 ms_library_query.py 中遍历代表谱图库并计算 ppm/Da 容差，本文则把质量窗口和荷电状态改写为数据库 WHERE 条件，把高强度峰桶改写为 top_bin 字段重叠条件。这样做的好处是，候选对在进入相似度计算前已经被结构化字段过滤；同时，实验原型仍保留相似度阈值，避免只凭元数据直接合并谱图。</w:t>
      </w:r>
    </w:p>
    <w:p w14:paraId="081936B9">
      <w:pPr>
        <w:spacing w:before="0" w:after="0" w:line="360" w:lineRule="auto"/>
        <w:ind w:firstLine="420"/>
        <w:jc w:val="both"/>
      </w:pPr>
      <w:r>
        <w:rPr>
          <w:rFonts w:ascii="Times New Roman" w:hAnsi="Times New Roman" w:eastAsia="宋体"/>
          <w:b w:val="0"/>
          <w:i w:val="0"/>
          <w:color w:val="000000"/>
          <w:sz w:val="24"/>
        </w:rPr>
        <w:t>对比算法覆盖不同聚类范式。K-Means 代表划分式方法，谱聚类代表基于相似图和拉普拉斯矩阵的方法，层次聚类代表逐步合并策略，DBSCAN 代表密度邻域方法。它们都使用同一批谱图向量或相似度矩阵，以便把差异集中在聚类策略本身。本文算法额外记录 candidate_pairs，用来体现数据库过滤相对于完整相似度矩阵的候选压缩效果。</w:t>
      </w:r>
    </w:p>
    <w:p w14:paraId="543145F7">
      <w:pPr>
        <w:pStyle w:val="3"/>
        <w:jc w:val="left"/>
      </w:pPr>
      <w:r>
        <w:rPr>
          <w:rFonts w:ascii="Times New Roman" w:hAnsi="Times New Roman" w:eastAsia="黑体"/>
          <w:b/>
          <w:i w:val="0"/>
          <w:color w:val="000000"/>
          <w:sz w:val="24"/>
        </w:rPr>
        <w:t>5.4 结果导出实现</w:t>
      </w:r>
    </w:p>
    <w:p w14:paraId="06A89C29">
      <w:pPr>
        <w:spacing w:before="0" w:after="0" w:line="360" w:lineRule="auto"/>
        <w:ind w:firstLine="420"/>
        <w:jc w:val="both"/>
      </w:pPr>
      <w:r>
        <w:rPr>
          <w:rFonts w:ascii="Times New Roman" w:hAnsi="Times New Roman" w:eastAsia="宋体"/>
          <w:b w:val="0"/>
          <w:i w:val="0"/>
          <w:color w:val="000000"/>
          <w:sz w:val="24"/>
        </w:rPr>
        <w:t>结果导出分为指标文件、实验图和数据库文件三类。metrics.json 保存数据集规模、过滤参数和每种算法的评价指标；algorithm_comparison.csv 以表格形式保存算法对比结果；filter_sensitivity.json 和 filter_sensitivity.csv 保存不同质量窗口、相似度阈值设置下的候选数量和聚类质量变化。</w:t>
      </w:r>
    </w:p>
    <w:p w14:paraId="161767CA">
      <w:pPr>
        <w:spacing w:before="0" w:after="0" w:line="360" w:lineRule="auto"/>
        <w:ind w:firstLine="420"/>
        <w:jc w:val="both"/>
      </w:pPr>
      <w:r>
        <w:rPr>
          <w:rFonts w:ascii="Times New Roman" w:hAnsi="Times New Roman" w:eastAsia="宋体"/>
          <w:b w:val="0"/>
          <w:i w:val="0"/>
          <w:color w:val="000000"/>
          <w:sz w:val="24"/>
        </w:rPr>
        <w:t>实验图包括聚类质量指标对比、运行时间对比、候选谱图对数量对比、内存占用对比、参数敏感性、簇规模分布、候选对相似度分布和二维投影图。它们均由同一次实验输出生成，用于呈现算法运行结果和候选过滤效果。</w:t>
      </w:r>
    </w:p>
    <w:p w14:paraId="207B4EBE">
      <w:pPr>
        <w:spacing w:before="0" w:after="0" w:line="360" w:lineRule="auto"/>
        <w:ind w:firstLine="420"/>
        <w:jc w:val="both"/>
      </w:pPr>
      <w:r>
        <w:rPr>
          <w:rFonts w:ascii="Times New Roman" w:hAnsi="Times New Roman" w:eastAsia="宋体"/>
          <w:b w:val="0"/>
          <w:i w:val="0"/>
          <w:color w:val="000000"/>
          <w:sz w:val="24"/>
        </w:rPr>
        <w:t>为了支持后续修改，实验输出与结果分析保持解耦。若调整谱图数量、质量窗口、相似度阈值或随机种子，需要先重新运行实验脚本导出新的 metrics.json 和 CSV，再更新正文中的结果分析。这样可以降低文字描述、指标表和实验图之间出现不一致的风险。</w:t>
      </w:r>
    </w:p>
    <w:p w14:paraId="51B628C9">
      <w:pPr>
        <w:pStyle w:val="2"/>
        <w:pageBreakBefore/>
        <w:jc w:val="center"/>
      </w:pPr>
      <w:commentRangeStart w:id="25"/>
      <w:r>
        <w:rPr>
          <w:rFonts w:ascii="Times New Roman" w:hAnsi="Times New Roman" w:eastAsia="黑体"/>
          <w:b/>
          <w:i w:val="0"/>
          <w:color w:val="000000"/>
          <w:sz w:val="32"/>
        </w:rPr>
        <w:t>第6章 实验测试与结果分析</w:t>
      </w:r>
      <w:commentRangeEnd w:id="25"/>
      <w:r>
        <w:commentReference w:id="25"/>
      </w:r>
    </w:p>
    <w:p w14:paraId="1319C10D">
      <w:pPr>
        <w:pStyle w:val="3"/>
        <w:jc w:val="left"/>
      </w:pPr>
      <w:r>
        <w:rPr>
          <w:rFonts w:ascii="Times New Roman" w:hAnsi="Times New Roman" w:eastAsia="黑体"/>
          <w:b/>
          <w:i w:val="0"/>
          <w:color w:val="000000"/>
          <w:sz w:val="24"/>
        </w:rPr>
        <w:t>6.1 实验环境与数据设置</w:t>
      </w:r>
    </w:p>
    <w:p w14:paraId="2C993632">
      <w:pPr>
        <w:spacing w:before="0" w:after="0" w:line="360" w:lineRule="auto"/>
        <w:ind w:firstLine="420"/>
        <w:jc w:val="both"/>
      </w:pPr>
      <w:r>
        <w:rPr>
          <w:rFonts w:ascii="Times New Roman" w:hAnsi="Times New Roman" w:eastAsia="宋体"/>
          <w:b w:val="0"/>
          <w:i w:val="0"/>
          <w:color w:val="000000"/>
          <w:sz w:val="24"/>
        </w:rPr>
        <w:t>实验在本地 Python 环境中完成，主要使用 NumPy、SQLite 和标准库完成数据生成、数据库访问、聚类计算和指标统计。数据集包含 440 条模拟自上而下 MS/MS 谱图、10 个真实谱图组和每条谱图最多 56 个高强度峰；向量化后，每条谱图被表示为 260 维归一化质量桶向量。固定随机种子保证谱图生成、候选过滤和聚类指标可以重复得到同一结果。</w:t>
      </w:r>
    </w:p>
    <w:p w14:paraId="6641CC76">
      <w:pPr>
        <w:spacing w:after="120"/>
        <w:jc w:val="center"/>
      </w:pPr>
      <w:r>
        <w:rPr>
          <w:rFonts w:ascii="Times New Roman" w:hAnsi="Times New Roman" w:eastAsia="宋体"/>
          <w:b w:val="0"/>
          <w:i w:val="0"/>
          <w:color w:val="000000"/>
          <w:sz w:val="21"/>
        </w:rPr>
        <w:t>表3 实验数据与参数设置</w:t>
      </w:r>
    </w:p>
    <w:tbl>
      <w:tblPr>
        <w:tblStyle w:val="16"/>
        <w:tblW w:w="0" w:type="auto"/>
        <w:jc w:val="center"/>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2835"/>
        <w:gridCol w:w="5953"/>
      </w:tblGrid>
      <w:tr w14:paraId="073DC04C">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4156" w:type="dxa"/>
            <w:tcBorders>
              <w:bottom w:val="single" w:color="000000" w:sz="8" w:space="0"/>
            </w:tcBorders>
            <w:vAlign w:val="center"/>
          </w:tcPr>
          <w:p w14:paraId="31405A33">
            <w:pPr>
              <w:spacing w:before="0" w:after="0" w:line="288" w:lineRule="auto"/>
              <w:jc w:val="center"/>
            </w:pPr>
            <w:r>
              <w:rPr>
                <w:rFonts w:ascii="Times New Roman" w:hAnsi="Times New Roman" w:eastAsia="宋体"/>
                <w:b/>
                <w:i w:val="0"/>
                <w:color w:val="000000"/>
                <w:sz w:val="21"/>
              </w:rPr>
              <w:t>项目</w:t>
            </w:r>
          </w:p>
        </w:tc>
        <w:tc>
          <w:tcPr>
            <w:tcW w:w="4156" w:type="dxa"/>
            <w:tcBorders>
              <w:bottom w:val="single" w:color="000000" w:sz="8" w:space="0"/>
            </w:tcBorders>
            <w:vAlign w:val="center"/>
          </w:tcPr>
          <w:p w14:paraId="3BF7F874">
            <w:pPr>
              <w:spacing w:before="0" w:after="0" w:line="288" w:lineRule="auto"/>
              <w:jc w:val="center"/>
            </w:pPr>
            <w:r>
              <w:rPr>
                <w:rFonts w:ascii="Times New Roman" w:hAnsi="Times New Roman" w:eastAsia="宋体"/>
                <w:b/>
                <w:i w:val="0"/>
                <w:color w:val="000000"/>
                <w:sz w:val="21"/>
              </w:rPr>
              <w:t>设置</w:t>
            </w:r>
          </w:p>
        </w:tc>
      </w:tr>
      <w:tr w14:paraId="71121EF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835" w:type="dxa"/>
            <w:vAlign w:val="center"/>
          </w:tcPr>
          <w:p w14:paraId="5D872E0C">
            <w:pPr>
              <w:spacing w:before="0" w:after="0" w:line="288" w:lineRule="auto"/>
              <w:jc w:val="center"/>
            </w:pPr>
            <w:r>
              <w:rPr>
                <w:rFonts w:ascii="Times New Roman" w:hAnsi="Times New Roman" w:eastAsia="宋体"/>
                <w:b w:val="0"/>
                <w:i w:val="0"/>
                <w:color w:val="000000"/>
                <w:sz w:val="21"/>
              </w:rPr>
              <w:t>谱图总数</w:t>
            </w:r>
          </w:p>
        </w:tc>
        <w:tc>
          <w:tcPr>
            <w:tcW w:w="5953" w:type="dxa"/>
            <w:vAlign w:val="center"/>
          </w:tcPr>
          <w:p w14:paraId="7EC1639C">
            <w:pPr>
              <w:spacing w:before="0" w:after="0" w:line="288" w:lineRule="auto"/>
              <w:jc w:val="left"/>
            </w:pPr>
            <w:r>
              <w:rPr>
                <w:rFonts w:ascii="Times New Roman" w:hAnsi="Times New Roman" w:eastAsia="宋体"/>
                <w:b w:val="0"/>
                <w:i w:val="0"/>
                <w:color w:val="000000"/>
                <w:sz w:val="21"/>
              </w:rPr>
              <w:t>440 条</w:t>
            </w:r>
          </w:p>
        </w:tc>
      </w:tr>
      <w:tr w14:paraId="224845DE">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835" w:type="dxa"/>
            <w:vAlign w:val="center"/>
          </w:tcPr>
          <w:p w14:paraId="6B1D09F5">
            <w:pPr>
              <w:spacing w:before="0" w:after="0" w:line="288" w:lineRule="auto"/>
              <w:jc w:val="center"/>
            </w:pPr>
            <w:r>
              <w:rPr>
                <w:rFonts w:ascii="Times New Roman" w:hAnsi="Times New Roman" w:eastAsia="宋体"/>
                <w:b w:val="0"/>
                <w:i w:val="0"/>
                <w:color w:val="000000"/>
                <w:sz w:val="21"/>
              </w:rPr>
              <w:t>真实谱图组数量</w:t>
            </w:r>
          </w:p>
        </w:tc>
        <w:tc>
          <w:tcPr>
            <w:tcW w:w="5953" w:type="dxa"/>
            <w:vAlign w:val="center"/>
          </w:tcPr>
          <w:p w14:paraId="22802D11">
            <w:pPr>
              <w:spacing w:before="0" w:after="0" w:line="288" w:lineRule="auto"/>
              <w:jc w:val="left"/>
            </w:pPr>
            <w:r>
              <w:rPr>
                <w:rFonts w:ascii="Times New Roman" w:hAnsi="Times New Roman" w:eastAsia="宋体"/>
                <w:b w:val="0"/>
                <w:i w:val="0"/>
                <w:color w:val="000000"/>
                <w:sz w:val="21"/>
              </w:rPr>
              <w:t>10 组</w:t>
            </w:r>
          </w:p>
        </w:tc>
      </w:tr>
      <w:tr w14:paraId="1984ED87">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835" w:type="dxa"/>
            <w:vAlign w:val="center"/>
          </w:tcPr>
          <w:p w14:paraId="32EBE69D">
            <w:pPr>
              <w:spacing w:before="0" w:after="0" w:line="288" w:lineRule="auto"/>
              <w:jc w:val="center"/>
            </w:pPr>
            <w:r>
              <w:rPr>
                <w:rFonts w:ascii="Times New Roman" w:hAnsi="Times New Roman" w:eastAsia="宋体"/>
                <w:b w:val="0"/>
                <w:i w:val="0"/>
                <w:color w:val="000000"/>
                <w:sz w:val="21"/>
              </w:rPr>
              <w:t>每组谱图数量</w:t>
            </w:r>
          </w:p>
        </w:tc>
        <w:tc>
          <w:tcPr>
            <w:tcW w:w="5953" w:type="dxa"/>
            <w:vAlign w:val="center"/>
          </w:tcPr>
          <w:p w14:paraId="56F91E81">
            <w:pPr>
              <w:spacing w:before="0" w:after="0" w:line="288" w:lineRule="auto"/>
              <w:jc w:val="left"/>
            </w:pPr>
            <w:r>
              <w:rPr>
                <w:rFonts w:ascii="Times New Roman" w:hAnsi="Times New Roman" w:eastAsia="宋体"/>
                <w:b w:val="0"/>
                <w:i w:val="0"/>
                <w:color w:val="000000"/>
                <w:sz w:val="21"/>
              </w:rPr>
              <w:t>44 条</w:t>
            </w:r>
          </w:p>
        </w:tc>
      </w:tr>
      <w:tr w14:paraId="5FD179C7">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835" w:type="dxa"/>
            <w:vAlign w:val="center"/>
          </w:tcPr>
          <w:p w14:paraId="300AA692">
            <w:pPr>
              <w:spacing w:before="0" w:after="0" w:line="288" w:lineRule="auto"/>
              <w:jc w:val="center"/>
            </w:pPr>
            <w:r>
              <w:rPr>
                <w:rFonts w:ascii="Times New Roman" w:hAnsi="Times New Roman" w:eastAsia="宋体"/>
                <w:b w:val="0"/>
                <w:i w:val="0"/>
                <w:color w:val="000000"/>
                <w:sz w:val="21"/>
              </w:rPr>
              <w:t>每条谱图保留峰数</w:t>
            </w:r>
          </w:p>
        </w:tc>
        <w:tc>
          <w:tcPr>
            <w:tcW w:w="5953" w:type="dxa"/>
            <w:vAlign w:val="center"/>
          </w:tcPr>
          <w:p w14:paraId="6AE3C67B">
            <w:pPr>
              <w:spacing w:before="0" w:after="0" w:line="288" w:lineRule="auto"/>
              <w:jc w:val="left"/>
            </w:pPr>
            <w:r>
              <w:rPr>
                <w:rFonts w:ascii="Times New Roman" w:hAnsi="Times New Roman" w:eastAsia="宋体"/>
                <w:b w:val="0"/>
                <w:i w:val="0"/>
                <w:color w:val="000000"/>
                <w:sz w:val="21"/>
              </w:rPr>
              <w:t>56 个高强度峰</w:t>
            </w:r>
          </w:p>
        </w:tc>
      </w:tr>
      <w:tr w14:paraId="50BB5B9F">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835" w:type="dxa"/>
            <w:vAlign w:val="center"/>
          </w:tcPr>
          <w:p w14:paraId="508CCFD2">
            <w:pPr>
              <w:spacing w:before="0" w:after="0" w:line="288" w:lineRule="auto"/>
              <w:jc w:val="center"/>
            </w:pPr>
            <w:r>
              <w:rPr>
                <w:rFonts w:ascii="Times New Roman" w:hAnsi="Times New Roman" w:eastAsia="宋体"/>
                <w:b w:val="0"/>
                <w:i w:val="0"/>
                <w:color w:val="000000"/>
                <w:sz w:val="21"/>
              </w:rPr>
              <w:t>向量维度</w:t>
            </w:r>
          </w:p>
        </w:tc>
        <w:tc>
          <w:tcPr>
            <w:tcW w:w="5953" w:type="dxa"/>
            <w:vAlign w:val="center"/>
          </w:tcPr>
          <w:p w14:paraId="73C22A6B">
            <w:pPr>
              <w:spacing w:before="0" w:after="0" w:line="288" w:lineRule="auto"/>
              <w:jc w:val="left"/>
            </w:pPr>
            <w:r>
              <w:rPr>
                <w:rFonts w:ascii="Times New Roman" w:hAnsi="Times New Roman" w:eastAsia="宋体"/>
                <w:b w:val="0"/>
                <w:i w:val="0"/>
                <w:color w:val="000000"/>
                <w:sz w:val="21"/>
              </w:rPr>
              <w:t>260 维哈希质量桶</w:t>
            </w:r>
          </w:p>
        </w:tc>
      </w:tr>
      <w:tr w14:paraId="2C6D25E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835" w:type="dxa"/>
            <w:vAlign w:val="center"/>
          </w:tcPr>
          <w:p w14:paraId="7697D3C0">
            <w:pPr>
              <w:spacing w:before="0" w:after="0" w:line="288" w:lineRule="auto"/>
              <w:jc w:val="center"/>
            </w:pPr>
            <w:r>
              <w:rPr>
                <w:rFonts w:ascii="Times New Roman" w:hAnsi="Times New Roman" w:eastAsia="宋体"/>
                <w:b w:val="0"/>
                <w:i w:val="0"/>
                <w:color w:val="000000"/>
                <w:sz w:val="21"/>
              </w:rPr>
              <w:t>数据库</w:t>
            </w:r>
          </w:p>
        </w:tc>
        <w:tc>
          <w:tcPr>
            <w:tcW w:w="5953" w:type="dxa"/>
            <w:vAlign w:val="center"/>
          </w:tcPr>
          <w:p w14:paraId="06D3AAF5">
            <w:pPr>
              <w:spacing w:before="0" w:after="0" w:line="288" w:lineRule="auto"/>
              <w:jc w:val="left"/>
            </w:pPr>
            <w:r>
              <w:rPr>
                <w:rFonts w:ascii="Times New Roman" w:hAnsi="Times New Roman" w:eastAsia="宋体"/>
                <w:b w:val="0"/>
                <w:i w:val="0"/>
                <w:color w:val="000000"/>
                <w:sz w:val="21"/>
              </w:rPr>
              <w:t>SQLite，包含 spectrum 与 peak 两类核心表</w:t>
            </w:r>
          </w:p>
        </w:tc>
      </w:tr>
      <w:tr w14:paraId="66744243">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2835" w:type="dxa"/>
            <w:vAlign w:val="center"/>
          </w:tcPr>
          <w:p w14:paraId="35C573A2">
            <w:pPr>
              <w:spacing w:before="0" w:after="0" w:line="288" w:lineRule="auto"/>
              <w:jc w:val="center"/>
            </w:pPr>
            <w:r>
              <w:rPr>
                <w:rFonts w:ascii="Times New Roman" w:hAnsi="Times New Roman" w:eastAsia="宋体"/>
                <w:b w:val="0"/>
                <w:i w:val="0"/>
                <w:color w:val="000000"/>
                <w:sz w:val="21"/>
              </w:rPr>
              <w:t>评价指标</w:t>
            </w:r>
          </w:p>
        </w:tc>
        <w:tc>
          <w:tcPr>
            <w:tcW w:w="5953" w:type="dxa"/>
            <w:vAlign w:val="center"/>
          </w:tcPr>
          <w:p w14:paraId="54BF53AB">
            <w:pPr>
              <w:spacing w:before="0" w:after="0" w:line="288" w:lineRule="auto"/>
              <w:jc w:val="left"/>
            </w:pPr>
            <w:r>
              <w:rPr>
                <w:rFonts w:ascii="Times New Roman" w:hAnsi="Times New Roman" w:eastAsia="宋体"/>
                <w:b w:val="0"/>
                <w:i w:val="0"/>
                <w:color w:val="000000"/>
                <w:sz w:val="21"/>
              </w:rPr>
              <w:t>ARI、NMI、轮廓系数、运行时间、峰值内存、候选谱图对数量</w:t>
            </w:r>
          </w:p>
        </w:tc>
      </w:tr>
    </w:tbl>
    <w:p w14:paraId="224C917F"/>
    <w:p w14:paraId="2745FB80">
      <w:pPr>
        <w:jc w:val="center"/>
      </w:pPr>
      <w:r>
        <w:drawing>
          <wp:inline distT="0" distB="0" distL="114300" distR="114300">
            <wp:extent cx="5471795" cy="2735580"/>
            <wp:effectExtent l="0" t="0" r="1460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472000" cy="2736000"/>
                    </a:xfrm>
                    <a:prstGeom prst="rect">
                      <a:avLst/>
                    </a:prstGeom>
                  </pic:spPr>
                </pic:pic>
              </a:graphicData>
            </a:graphic>
          </wp:inline>
        </w:drawing>
      </w:r>
    </w:p>
    <w:p w14:paraId="27CF00DC">
      <w:pPr>
        <w:spacing w:after="120"/>
        <w:jc w:val="center"/>
      </w:pPr>
      <w:r>
        <w:rPr>
          <w:rFonts w:ascii="Times New Roman" w:hAnsi="Times New Roman" w:eastAsia="宋体"/>
          <w:b w:val="0"/>
          <w:i w:val="0"/>
          <w:color w:val="000000"/>
          <w:sz w:val="21"/>
        </w:rPr>
        <w:t>图10 模拟谱图数据生成与评价设置示意图</w:t>
      </w:r>
    </w:p>
    <w:p w14:paraId="2F96E06A">
      <w:pPr>
        <w:spacing w:before="0" w:after="0" w:line="360" w:lineRule="auto"/>
        <w:ind w:firstLine="420"/>
        <w:jc w:val="both"/>
      </w:pPr>
      <w:r>
        <w:rPr>
          <w:rFonts w:ascii="Times New Roman" w:hAnsi="Times New Roman" w:eastAsia="宋体"/>
          <w:b w:val="0"/>
          <w:i w:val="0"/>
          <w:color w:val="000000"/>
          <w:sz w:val="24"/>
        </w:rPr>
        <w:t>实验数据生成过程如图所示。程序先构造 10 个基础谱图组，每组具有不同的代表峰型和前体质量范围；随后在组内加入峰丢失、质量扰动、强度扰动和噪声峰，形成更接近实际谱图差异的样本。最终生成 440 条谱图、真实簇标签和 260 维质量桶向量，用于同时评价聚类质量和候选过滤效率。</w:t>
      </w:r>
    </w:p>
    <w:p w14:paraId="54735130">
      <w:pPr>
        <w:spacing w:before="0" w:after="0" w:line="360" w:lineRule="auto"/>
        <w:ind w:firstLine="420"/>
        <w:jc w:val="both"/>
      </w:pPr>
      <w:r>
        <w:rPr>
          <w:rFonts w:ascii="Times New Roman" w:hAnsi="Times New Roman" w:eastAsia="宋体"/>
          <w:b w:val="0"/>
          <w:i w:val="0"/>
          <w:color w:val="000000"/>
          <w:sz w:val="24"/>
        </w:rPr>
        <w:t>实验参数的选择参考 TopLib 的实现参数和本文原型规模。TopLib 在代表谱图检索中默认使用 10 ppm 碎片质量误差，前体质量容差可设为 10 ppm 或 2.2 Da；本文原型为了模拟更宽松的聚类候选生成，将前体质量窗口设为 80 Da，并结合荷电状态与高强度峰桶重叠控制候选数量。相似度阈值设为 0.20，用于判断候选谱图对是否连通。</w:t>
      </w:r>
    </w:p>
    <w:p w14:paraId="68DC0E16">
      <w:pPr>
        <w:spacing w:before="0" w:after="0" w:line="360" w:lineRule="auto"/>
        <w:ind w:firstLine="420"/>
        <w:jc w:val="both"/>
      </w:pPr>
      <w:commentRangeStart w:id="26"/>
      <w:r>
        <w:rPr>
          <w:rFonts w:ascii="Times New Roman" w:hAnsi="Times New Roman" w:eastAsia="宋体"/>
          <w:b w:val="0"/>
          <w:i w:val="0"/>
          <w:color w:val="000000"/>
          <w:sz w:val="24"/>
        </w:rPr>
        <w:t>需要说明的是，模拟数据并不等同于真实谱图库。</w:t>
      </w:r>
      <w:commentRangeEnd w:id="26"/>
      <w:r>
        <w:commentReference w:id="26"/>
      </w:r>
      <w:r>
        <w:rPr>
          <w:rFonts w:ascii="Times New Roman" w:hAnsi="Times New Roman" w:eastAsia="宋体"/>
          <w:b w:val="0"/>
          <w:i w:val="0"/>
          <w:color w:val="000000"/>
          <w:sz w:val="24"/>
        </w:rPr>
        <w:t>其作用是验证数据库过滤能否在存在峰丢失、质量扰动、强度扰动和噪声峰的情况下减少候选比较，并观察聚类质量是否仍能保持。真实数据实验还需要引入仪器误差、不同解卷积软件输出、蛋白质形态鉴定置信度和 FDR 控制等因素。</w:t>
      </w:r>
    </w:p>
    <w:p w14:paraId="0F00B67B">
      <w:pPr>
        <w:spacing w:before="0" w:after="0" w:line="360" w:lineRule="auto"/>
        <w:ind w:firstLine="420"/>
        <w:jc w:val="both"/>
      </w:pPr>
      <w:r>
        <w:rPr>
          <w:rFonts w:ascii="Times New Roman" w:hAnsi="Times New Roman" w:eastAsia="宋体"/>
          <w:b w:val="0"/>
          <w:i w:val="0"/>
          <w:color w:val="000000"/>
          <w:sz w:val="24"/>
        </w:rPr>
        <w:t>为避免实验结果停留在单一指标，实验脚本还额外导出峰值内存、簇规模分布、候选对相似度分布和参数敏感性图。这些图均由同一份 metrics.json 与 filter_sensitivity.json 生成，保证论文正文、表格和图像之间保持一致。</w:t>
      </w:r>
    </w:p>
    <w:p w14:paraId="43B392B2">
      <w:pPr>
        <w:pStyle w:val="3"/>
        <w:jc w:val="left"/>
      </w:pPr>
      <w:r>
        <w:rPr>
          <w:rFonts w:ascii="Times New Roman" w:hAnsi="Times New Roman" w:eastAsia="黑体"/>
          <w:b/>
          <w:i w:val="0"/>
          <w:color w:val="000000"/>
          <w:sz w:val="24"/>
        </w:rPr>
        <w:t>6.2 评价指标</w:t>
      </w:r>
    </w:p>
    <w:p w14:paraId="3FFB14EE">
      <w:pPr>
        <w:spacing w:before="0" w:after="0" w:line="360" w:lineRule="auto"/>
        <w:ind w:firstLine="420"/>
        <w:jc w:val="both"/>
      </w:pPr>
      <w:r>
        <w:rPr>
          <w:rFonts w:ascii="Times New Roman" w:hAnsi="Times New Roman" w:eastAsia="宋体"/>
          <w:b w:val="0"/>
          <w:i w:val="0"/>
          <w:color w:val="000000"/>
          <w:sz w:val="24"/>
        </w:rPr>
        <w:t>本文从聚类质量和运行效率两个角度评价算法。聚类质量使用 ARI、NMI 和轮廓系数。ARI 关注样本对在真实标签和预测标签中是否同时同簇或同时异簇，并对随机一致性进行校正；NMI 衡量真实标签与聚类结果之间的共享信息比例；轮廓系数从距离角度判断样本是否更接近本簇而远离其他簇。</w:t>
      </w:r>
    </w:p>
    <w:p w14:paraId="41994F75">
      <w:pPr>
        <w:tabs>
          <w:tab w:val="center" w:pos="4195"/>
          <w:tab w:val="right" w:pos="8617"/>
        </w:tabs>
        <w:spacing w:before="120" w:after="120" w:line="312" w:lineRule="auto"/>
        <w:jc w:val="left"/>
      </w:pPr>
      <w:r>
        <w:tab/>
      </w:r>
      <m:oMath>
        <m:r>
          <m:rPr>
            <m:sty m:val="p"/>
          </m:rPr>
          <m:t>ARI=</m:t>
        </m:r>
        <m:f>
          <m:fPr/>
          <m:num>
            <m:r>
              <m:rPr>
                <m:sty m:val="p"/>
              </m:rPr>
              <m:t>RI−E[RI]</m:t>
            </m:r>
          </m:num>
          <m:den>
            <m:r>
              <m:rPr>
                <m:sty m:val="p"/>
              </m:rPr>
              <m:t>max(RI)−E[RI]</m:t>
            </m:r>
          </m:den>
        </m:f>
      </m:oMath>
      <w:r>
        <w:rPr>
          <w:rFonts w:ascii="Times New Roman" w:hAnsi="Times New Roman" w:eastAsia="宋体"/>
          <w:b w:val="0"/>
          <w:i w:val="0"/>
          <w:color w:val="000000"/>
          <w:sz w:val="24"/>
        </w:rPr>
        <w:tab/>
      </w:r>
      <w:r>
        <w:rPr>
          <w:rFonts w:ascii="Times New Roman" w:hAnsi="Times New Roman" w:eastAsia="宋体"/>
          <w:b w:val="0"/>
          <w:i w:val="0"/>
          <w:color w:val="000000"/>
          <w:sz w:val="24"/>
        </w:rPr>
        <w:t>（6.1）</w:t>
      </w:r>
    </w:p>
    <w:p w14:paraId="43868A13">
      <w:pPr>
        <w:spacing w:before="0" w:after="0" w:line="360" w:lineRule="auto"/>
        <w:ind w:firstLine="420"/>
        <w:jc w:val="both"/>
      </w:pPr>
      <w:r>
        <w:rPr>
          <w:rFonts w:ascii="Times New Roman" w:hAnsi="Times New Roman" w:eastAsia="宋体"/>
          <w:b w:val="0"/>
          <w:i w:val="0"/>
          <w:color w:val="000000"/>
          <w:sz w:val="24"/>
        </w:rPr>
        <w:t>式（6.1）为调整兰德指数 ARI 的定义，其中 RI 表示 Rand Index，E[RI] 表示随机划分下的一致性期望。ARI 对随机一致性进行了校正，更适合比较不同聚类算法与真实标签之间的一致程度。</w:t>
      </w:r>
    </w:p>
    <w:p w14:paraId="4DBB51D8">
      <w:pPr>
        <w:tabs>
          <w:tab w:val="center" w:pos="4195"/>
          <w:tab w:val="right" w:pos="8617"/>
        </w:tabs>
        <w:spacing w:before="120" w:after="120" w:line="312" w:lineRule="auto"/>
        <w:jc w:val="left"/>
      </w:pPr>
      <w:r>
        <w:tab/>
      </w:r>
      <m:oMath>
        <m:r>
          <m:rPr>
            <m:sty m:val="p"/>
          </m:rPr>
          <m:t>NMI(</m:t>
        </m:r>
        <m:r>
          <m:rPr/>
          <m:t>Y</m:t>
        </m:r>
        <m:r>
          <m:rPr>
            <m:sty m:val="p"/>
          </m:rPr>
          <m:t>,</m:t>
        </m:r>
        <m:acc>
          <m:accPr/>
          <m:e>
            <m:r>
              <m:rPr/>
              <m:t>Y</m:t>
            </m:r>
          </m:e>
        </m:acc>
        <m:r>
          <m:rPr>
            <m:sty m:val="p"/>
          </m:rPr>
          <m:t>)=</m:t>
        </m:r>
        <m:f>
          <m:fPr/>
          <m:num>
            <m:r>
              <m:rPr/>
              <m:t>I</m:t>
            </m:r>
            <m:r>
              <m:rPr>
                <m:sty m:val="p"/>
              </m:rPr>
              <m:t>(</m:t>
            </m:r>
            <m:r>
              <m:rPr/>
              <m:t>Y</m:t>
            </m:r>
            <m:r>
              <m:rPr>
                <m:sty m:val="p"/>
              </m:rPr>
              <m:t>;</m:t>
            </m:r>
            <m:acc>
              <m:accPr/>
              <m:e>
                <m:r>
                  <m:rPr/>
                  <m:t>Y</m:t>
                </m:r>
              </m:e>
            </m:acc>
            <m:r>
              <m:rPr>
                <m:sty m:val="p"/>
              </m:rPr>
              <m:t>)</m:t>
            </m:r>
          </m:num>
          <m:den>
            <m:rad>
              <m:radPr>
                <m:degHide m:val="1"/>
              </m:radPr>
              <m:deg/>
              <m:e>
                <m:r>
                  <m:rPr/>
                  <m:t>H</m:t>
                </m:r>
                <m:r>
                  <m:rPr>
                    <m:sty m:val="p"/>
                  </m:rPr>
                  <m:t>(</m:t>
                </m:r>
                <m:r>
                  <m:rPr/>
                  <m:t>Y</m:t>
                </m:r>
                <m:r>
                  <m:rPr>
                    <m:sty m:val="p"/>
                  </m:rPr>
                  <m:t>)</m:t>
                </m:r>
                <m:r>
                  <m:rPr/>
                  <m:t>H</m:t>
                </m:r>
                <m:r>
                  <m:rPr>
                    <m:sty m:val="p"/>
                  </m:rPr>
                  <m:t>(</m:t>
                </m:r>
                <m:acc>
                  <m:accPr/>
                  <m:e>
                    <m:r>
                      <m:rPr/>
                      <m:t>Y</m:t>
                    </m:r>
                  </m:e>
                </m:acc>
                <m:r>
                  <m:rPr>
                    <m:sty m:val="p"/>
                  </m:rPr>
                  <m:t>)</m:t>
                </m:r>
              </m:e>
            </m:rad>
          </m:den>
        </m:f>
      </m:oMath>
      <w:r>
        <w:rPr>
          <w:rFonts w:ascii="Times New Roman" w:hAnsi="Times New Roman" w:eastAsia="宋体"/>
          <w:b w:val="0"/>
          <w:i w:val="0"/>
          <w:color w:val="000000"/>
          <w:sz w:val="24"/>
        </w:rPr>
        <w:tab/>
      </w:r>
      <w:r>
        <w:rPr>
          <w:rFonts w:ascii="Times New Roman" w:hAnsi="Times New Roman" w:eastAsia="宋体"/>
          <w:b w:val="0"/>
          <w:i w:val="0"/>
          <w:color w:val="000000"/>
          <w:sz w:val="24"/>
        </w:rPr>
        <w:t>（6.2）</w:t>
      </w:r>
    </w:p>
    <w:p w14:paraId="0A12A44E">
      <w:pPr>
        <w:spacing w:before="0" w:after="0" w:line="360" w:lineRule="auto"/>
        <w:ind w:firstLine="420"/>
        <w:jc w:val="both"/>
      </w:pPr>
      <w:r>
        <w:rPr>
          <w:rFonts w:ascii="Times New Roman" w:hAnsi="Times New Roman" w:eastAsia="宋体"/>
          <w:b w:val="0"/>
          <w:i w:val="0"/>
          <w:color w:val="000000"/>
          <w:sz w:val="24"/>
        </w:rPr>
        <w:t>式（6.2）为标准化互信息 NMI 的定义，其中 Y 表示真实标签，</w:t>
      </w:r>
      <w:commentRangeStart w:id="27"/>
      <w:r>
        <w:rPr>
          <w:rFonts w:ascii="Times New Roman" w:hAnsi="Times New Roman" w:eastAsia="宋体"/>
          <w:b w:val="0"/>
          <w:i w:val="0"/>
          <w:color w:val="000000"/>
          <w:sz w:val="24"/>
        </w:rPr>
        <w:t>\hat{Y}</w:t>
      </w:r>
      <w:commentRangeEnd w:id="27"/>
      <w:r>
        <w:commentReference w:id="27"/>
      </w:r>
      <w:r>
        <w:rPr>
          <w:rFonts w:ascii="Times New Roman" w:hAnsi="Times New Roman" w:eastAsia="宋体"/>
          <w:b w:val="0"/>
          <w:i w:val="0"/>
          <w:color w:val="000000"/>
          <w:sz w:val="24"/>
        </w:rPr>
        <w:t xml:space="preserve"> 表示预测聚类标签，I 表示互信息，H 表示熵。NMI 越高，说明聚类结果与真实标签共享的信息越多。</w:t>
      </w:r>
    </w:p>
    <w:p w14:paraId="63C98B21">
      <w:pPr>
        <w:tabs>
          <w:tab w:val="center" w:pos="4195"/>
          <w:tab w:val="right" w:pos="8617"/>
        </w:tabs>
        <w:spacing w:before="120" w:after="120" w:line="312" w:lineRule="auto"/>
        <w:jc w:val="left"/>
      </w:pPr>
      <w:r>
        <w:tab/>
      </w:r>
      <m:oMath>
        <m:sSub>
          <m:sSubPr/>
          <m:e>
            <m:r>
              <m:rPr/>
              <m:t>s</m:t>
            </m:r>
          </m:e>
          <m:sub>
            <m:r>
              <m:rPr/>
              <m:t>i</m:t>
            </m:r>
          </m:sub>
        </m:sSub>
        <m:r>
          <m:rPr>
            <m:sty m:val="p"/>
          </m:rPr>
          <m:t>=</m:t>
        </m:r>
        <m:f>
          <m:fPr/>
          <m:num>
            <m:sSub>
              <m:sSubPr/>
              <m:e>
                <m:r>
                  <m:rPr/>
                  <m:t>b</m:t>
                </m:r>
              </m:e>
              <m:sub>
                <m:r>
                  <m:rPr/>
                  <m:t>i</m:t>
                </m:r>
              </m:sub>
            </m:sSub>
            <m:r>
              <m:rPr>
                <m:sty m:val="p"/>
              </m:rPr>
              <m:t>−</m:t>
            </m:r>
            <m:sSub>
              <m:sSubPr/>
              <m:e>
                <m:r>
                  <m:rPr/>
                  <m:t>a</m:t>
                </m:r>
              </m:e>
              <m:sub>
                <m:r>
                  <m:rPr/>
                  <m:t>i</m:t>
                </m:r>
              </m:sub>
            </m:sSub>
          </m:num>
          <m:den>
            <m:r>
              <m:rPr>
                <m:sty m:val="p"/>
              </m:rPr>
              <m:t>max(</m:t>
            </m:r>
            <m:sSub>
              <m:sSubPr/>
              <m:e>
                <m:r>
                  <m:rPr/>
                  <m:t>a</m:t>
                </m:r>
              </m:e>
              <m:sub>
                <m:r>
                  <m:rPr/>
                  <m:t>i</m:t>
                </m:r>
              </m:sub>
            </m:sSub>
            <m:r>
              <m:rPr>
                <m:sty m:val="p"/>
              </m:rPr>
              <m:t>,</m:t>
            </m:r>
            <m:sSub>
              <m:sSubPr/>
              <m:e>
                <m:r>
                  <m:rPr/>
                  <m:t>b</m:t>
                </m:r>
              </m:e>
              <m:sub>
                <m:r>
                  <m:rPr/>
                  <m:t>i</m:t>
                </m:r>
              </m:sub>
            </m:sSub>
            <m:r>
              <m:rPr>
                <m:sty m:val="p"/>
              </m:rPr>
              <m:t>)</m:t>
            </m:r>
          </m:den>
        </m:f>
      </m:oMath>
      <w:r>
        <w:rPr>
          <w:rFonts w:ascii="Times New Roman" w:hAnsi="Times New Roman" w:eastAsia="宋体"/>
          <w:b w:val="0"/>
          <w:i w:val="0"/>
          <w:color w:val="000000"/>
          <w:sz w:val="24"/>
        </w:rPr>
        <w:tab/>
      </w:r>
      <w:r>
        <w:rPr>
          <w:rFonts w:ascii="Times New Roman" w:hAnsi="Times New Roman" w:eastAsia="宋体"/>
          <w:b w:val="0"/>
          <w:i w:val="0"/>
          <w:color w:val="000000"/>
          <w:sz w:val="24"/>
        </w:rPr>
        <w:t>（6.3）</w:t>
      </w:r>
    </w:p>
    <w:p w14:paraId="330BD911">
      <w:pPr>
        <w:spacing w:before="0" w:after="0" w:line="360" w:lineRule="auto"/>
        <w:ind w:firstLine="420"/>
        <w:jc w:val="both"/>
      </w:pPr>
      <w:r>
        <w:rPr>
          <w:rFonts w:ascii="Times New Roman" w:hAnsi="Times New Roman" w:eastAsia="宋体"/>
          <w:b w:val="0"/>
          <w:i w:val="0"/>
          <w:color w:val="000000"/>
          <w:sz w:val="24"/>
        </w:rPr>
        <w:t>式（6.3）为单个样本的轮廓系数，其中 ai 表示样本 i 到本簇其他样本的平均距离，bi 表示样本 i 到最近其他簇的平均距离。轮廓系数越高，说明样本在本簇内越紧密、与其他簇越分离。</w:t>
      </w:r>
    </w:p>
    <w:p w14:paraId="53D0FE17">
      <w:pPr>
        <w:spacing w:before="0" w:after="0" w:line="360" w:lineRule="auto"/>
        <w:ind w:firstLine="420"/>
        <w:jc w:val="both"/>
      </w:pPr>
      <w:r>
        <w:rPr>
          <w:rFonts w:ascii="Times New Roman" w:hAnsi="Times New Roman" w:eastAsia="宋体"/>
          <w:b w:val="0"/>
          <w:i w:val="0"/>
          <w:color w:val="000000"/>
          <w:sz w:val="24"/>
        </w:rPr>
        <w:t>运行效率使用运行时间、峰值内存和候选谱图对数量。候选谱图对数量是本文最重要的效率指标，因为它直接反映数据库过滤在相似度计算前排除了多少无效比较。对于 440 条谱图，全量比较需要 96580 对；若候选过滤后仍能保持较高 ARI 和 NMI，则说明过滤条件没有明显破坏同源谱图之间的连接关系。</w:t>
      </w:r>
    </w:p>
    <w:p w14:paraId="380C7885">
      <w:pPr>
        <w:tabs>
          <w:tab w:val="center" w:pos="4195"/>
          <w:tab w:val="right" w:pos="8617"/>
        </w:tabs>
        <w:spacing w:before="120" w:after="120" w:line="312" w:lineRule="auto"/>
        <w:jc w:val="left"/>
      </w:pPr>
      <w:r>
        <w:tab/>
      </w:r>
      <m:oMath>
        <m:r>
          <m:rPr/>
          <m:t>R</m:t>
        </m:r>
        <m:r>
          <m:rPr>
            <m:sty m:val="p"/>
          </m:rPr>
          <m:t>=</m:t>
        </m:r>
        <m:r>
          <m:rPr/>
          <m:t>1</m:t>
        </m:r>
        <m:r>
          <m:rPr>
            <m:sty m:val="p"/>
          </m:rPr>
          <m:t>−</m:t>
        </m:r>
        <m:f>
          <m:fPr/>
          <m:num>
            <m:sSub>
              <m:sSubPr/>
              <m:e>
                <m:r>
                  <m:rPr/>
                  <m:t>N</m:t>
                </m:r>
              </m:e>
              <m:sub>
                <m:r>
                  <m:rPr/>
                  <m:t>candidate</m:t>
                </m:r>
              </m:sub>
            </m:sSub>
          </m:num>
          <m:den>
            <m:sSub>
              <m:sSubPr/>
              <m:e>
                <m:r>
                  <m:rPr/>
                  <m:t>N</m:t>
                </m:r>
              </m:e>
              <m:sub>
                <m:r>
                  <m:rPr/>
                  <m:t>all</m:t>
                </m:r>
              </m:sub>
            </m:sSub>
          </m:den>
        </m:f>
      </m:oMath>
      <w:r>
        <w:rPr>
          <w:rFonts w:ascii="Times New Roman" w:hAnsi="Times New Roman" w:eastAsia="宋体"/>
          <w:b w:val="0"/>
          <w:i w:val="0"/>
          <w:color w:val="000000"/>
          <w:sz w:val="24"/>
        </w:rPr>
        <w:tab/>
      </w:r>
      <w:r>
        <w:rPr>
          <w:rFonts w:ascii="Times New Roman" w:hAnsi="Times New Roman" w:eastAsia="宋体"/>
          <w:b w:val="0"/>
          <w:i w:val="0"/>
          <w:color w:val="000000"/>
          <w:sz w:val="24"/>
        </w:rPr>
        <w:t>（6.4）</w:t>
      </w:r>
    </w:p>
    <w:p w14:paraId="1316A49B">
      <w:pPr>
        <w:spacing w:before="0" w:after="0" w:line="360" w:lineRule="auto"/>
        <w:ind w:firstLine="420"/>
        <w:jc w:val="both"/>
      </w:pPr>
      <w:r>
        <w:rPr>
          <w:rFonts w:ascii="Times New Roman" w:hAnsi="Times New Roman" w:eastAsia="宋体"/>
          <w:b w:val="0"/>
          <w:i w:val="0"/>
          <w:color w:val="000000"/>
          <w:sz w:val="24"/>
        </w:rPr>
        <w:t>式（6.4）为候选过滤率，其中 Ncandidate 表示过滤后保留的候选谱图对数量，Nall 表示全量两两比较数量。本文将该指标作为效率评价的核心依据之一。</w:t>
      </w:r>
    </w:p>
    <w:p w14:paraId="6F47C7B7">
      <w:pPr>
        <w:spacing w:before="0" w:after="0" w:line="360" w:lineRule="auto"/>
        <w:ind w:firstLine="420"/>
        <w:jc w:val="both"/>
      </w:pPr>
      <w:r>
        <w:rPr>
          <w:rFonts w:ascii="Times New Roman" w:hAnsi="Times New Roman" w:eastAsia="宋体"/>
          <w:b w:val="0"/>
          <w:i w:val="0"/>
          <w:color w:val="000000"/>
          <w:sz w:val="24"/>
        </w:rPr>
        <w:t>不同指标反映的问题并不完全相同。ARI 和 NMI 对真实标签一致性更敏感，适合判断是否把同源谱图归到同一类；轮廓系数依赖距离结构，容易受到簇被拆分、局部连通和高维稀疏性的影响。因此本文不使用单一指标下结论，而是结合候选压缩率和多种聚类质量指标进行分析。</w:t>
      </w:r>
    </w:p>
    <w:p w14:paraId="5981EA1E">
      <w:pPr>
        <w:pStyle w:val="3"/>
        <w:jc w:val="left"/>
      </w:pPr>
      <w:r>
        <w:rPr>
          <w:rFonts w:ascii="Times New Roman" w:hAnsi="Times New Roman" w:eastAsia="黑体"/>
          <w:b/>
          <w:i w:val="0"/>
          <w:color w:val="000000"/>
          <w:sz w:val="24"/>
        </w:rPr>
        <w:t>6.3 聚类质量对比</w:t>
      </w:r>
    </w:p>
    <w:p w14:paraId="6E43EBF5">
      <w:pPr>
        <w:jc w:val="center"/>
      </w:pPr>
      <w:r>
        <w:drawing>
          <wp:inline distT="0" distB="0" distL="114300" distR="114300">
            <wp:extent cx="5111750" cy="2988310"/>
            <wp:effectExtent l="0" t="0" r="1905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112000" cy="2988554"/>
                    </a:xfrm>
                    <a:prstGeom prst="rect">
                      <a:avLst/>
                    </a:prstGeom>
                  </pic:spPr>
                </pic:pic>
              </a:graphicData>
            </a:graphic>
          </wp:inline>
        </w:drawing>
      </w:r>
    </w:p>
    <w:p w14:paraId="33F8641D">
      <w:pPr>
        <w:spacing w:after="120"/>
        <w:jc w:val="center"/>
      </w:pPr>
      <w:r>
        <w:rPr>
          <w:rFonts w:ascii="Times New Roman" w:hAnsi="Times New Roman" w:eastAsia="宋体"/>
          <w:b w:val="0"/>
          <w:i w:val="0"/>
          <w:color w:val="000000"/>
          <w:sz w:val="21"/>
        </w:rPr>
        <w:t>图11 聚类质量指标对比</w:t>
      </w:r>
    </w:p>
    <w:p w14:paraId="5B0D32CD">
      <w:pPr>
        <w:spacing w:after="120"/>
        <w:jc w:val="center"/>
      </w:pPr>
      <w:r>
        <w:rPr>
          <w:rFonts w:ascii="Times New Roman" w:hAnsi="Times New Roman" w:eastAsia="宋体"/>
          <w:b w:val="0"/>
          <w:i w:val="0"/>
          <w:color w:val="000000"/>
          <w:sz w:val="21"/>
        </w:rPr>
        <w:t>表4 聚类算法实验结果对比</w:t>
      </w:r>
    </w:p>
    <w:tbl>
      <w:tblPr>
        <w:tblStyle w:val="16"/>
        <w:tblW w:w="0" w:type="auto"/>
        <w:jc w:val="center"/>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701"/>
        <w:gridCol w:w="1134"/>
        <w:gridCol w:w="1134"/>
        <w:gridCol w:w="1134"/>
        <w:gridCol w:w="1304"/>
        <w:gridCol w:w="1191"/>
        <w:gridCol w:w="1304"/>
      </w:tblGrid>
      <w:tr w14:paraId="44FF8E99">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187" w:type="dxa"/>
            <w:tcBorders>
              <w:bottom w:val="single" w:color="000000" w:sz="8" w:space="0"/>
            </w:tcBorders>
            <w:vAlign w:val="center"/>
          </w:tcPr>
          <w:p w14:paraId="60C0FB33">
            <w:pPr>
              <w:spacing w:before="0" w:after="0" w:line="288" w:lineRule="auto"/>
              <w:jc w:val="center"/>
            </w:pPr>
            <w:r>
              <w:rPr>
                <w:rFonts w:ascii="Times New Roman" w:hAnsi="Times New Roman" w:eastAsia="宋体"/>
                <w:b/>
                <w:i w:val="0"/>
                <w:color w:val="000000"/>
                <w:sz w:val="21"/>
              </w:rPr>
              <w:t>算法</w:t>
            </w:r>
          </w:p>
        </w:tc>
        <w:tc>
          <w:tcPr>
            <w:tcW w:w="1187" w:type="dxa"/>
            <w:tcBorders>
              <w:bottom w:val="single" w:color="000000" w:sz="8" w:space="0"/>
            </w:tcBorders>
            <w:vAlign w:val="center"/>
          </w:tcPr>
          <w:p w14:paraId="2EA77450">
            <w:pPr>
              <w:spacing w:before="0" w:after="0" w:line="288" w:lineRule="auto"/>
              <w:jc w:val="center"/>
            </w:pPr>
            <w:r>
              <w:rPr>
                <w:rFonts w:ascii="Times New Roman" w:hAnsi="Times New Roman" w:eastAsia="宋体"/>
                <w:b/>
                <w:i w:val="0"/>
                <w:color w:val="000000"/>
                <w:sz w:val="21"/>
              </w:rPr>
              <w:t>聚类数</w:t>
            </w:r>
          </w:p>
        </w:tc>
        <w:tc>
          <w:tcPr>
            <w:tcW w:w="1187" w:type="dxa"/>
            <w:tcBorders>
              <w:bottom w:val="single" w:color="000000" w:sz="8" w:space="0"/>
            </w:tcBorders>
            <w:vAlign w:val="center"/>
          </w:tcPr>
          <w:p w14:paraId="70002C52">
            <w:pPr>
              <w:spacing w:before="0" w:after="0" w:line="288" w:lineRule="auto"/>
              <w:jc w:val="center"/>
            </w:pPr>
            <w:r>
              <w:rPr>
                <w:rFonts w:ascii="Times New Roman" w:hAnsi="Times New Roman" w:eastAsia="宋体"/>
                <w:b/>
                <w:i w:val="0"/>
                <w:color w:val="000000"/>
                <w:sz w:val="21"/>
              </w:rPr>
              <w:t>ARI</w:t>
            </w:r>
          </w:p>
        </w:tc>
        <w:tc>
          <w:tcPr>
            <w:tcW w:w="1187" w:type="dxa"/>
            <w:tcBorders>
              <w:bottom w:val="single" w:color="000000" w:sz="8" w:space="0"/>
            </w:tcBorders>
            <w:vAlign w:val="center"/>
          </w:tcPr>
          <w:p w14:paraId="251C9177">
            <w:pPr>
              <w:spacing w:before="0" w:after="0" w:line="288" w:lineRule="auto"/>
              <w:jc w:val="center"/>
            </w:pPr>
            <w:r>
              <w:rPr>
                <w:rFonts w:ascii="Times New Roman" w:hAnsi="Times New Roman" w:eastAsia="宋体"/>
                <w:b/>
                <w:i w:val="0"/>
                <w:color w:val="000000"/>
                <w:sz w:val="21"/>
              </w:rPr>
              <w:t>NMI</w:t>
            </w:r>
          </w:p>
        </w:tc>
        <w:tc>
          <w:tcPr>
            <w:tcW w:w="1187" w:type="dxa"/>
            <w:tcBorders>
              <w:bottom w:val="single" w:color="000000" w:sz="8" w:space="0"/>
            </w:tcBorders>
            <w:vAlign w:val="center"/>
          </w:tcPr>
          <w:p w14:paraId="01CFFD5D">
            <w:pPr>
              <w:spacing w:before="0" w:after="0" w:line="288" w:lineRule="auto"/>
              <w:jc w:val="center"/>
            </w:pPr>
            <w:r>
              <w:rPr>
                <w:rFonts w:ascii="Times New Roman" w:hAnsi="Times New Roman" w:eastAsia="宋体"/>
                <w:b/>
                <w:i w:val="0"/>
                <w:color w:val="000000"/>
                <w:sz w:val="21"/>
              </w:rPr>
              <w:t>轮廓系数</w:t>
            </w:r>
          </w:p>
        </w:tc>
        <w:tc>
          <w:tcPr>
            <w:tcW w:w="1187" w:type="dxa"/>
            <w:tcBorders>
              <w:bottom w:val="single" w:color="000000" w:sz="8" w:space="0"/>
            </w:tcBorders>
            <w:vAlign w:val="center"/>
          </w:tcPr>
          <w:p w14:paraId="64D13ECB">
            <w:pPr>
              <w:spacing w:before="0" w:after="0" w:line="288" w:lineRule="auto"/>
              <w:jc w:val="center"/>
            </w:pPr>
            <w:r>
              <w:rPr>
                <w:rFonts w:ascii="Times New Roman" w:hAnsi="Times New Roman" w:eastAsia="宋体"/>
                <w:b/>
                <w:i w:val="0"/>
                <w:color w:val="000000"/>
                <w:sz w:val="21"/>
              </w:rPr>
              <w:t>时间/s</w:t>
            </w:r>
          </w:p>
        </w:tc>
        <w:tc>
          <w:tcPr>
            <w:tcW w:w="1187" w:type="dxa"/>
            <w:tcBorders>
              <w:bottom w:val="single" w:color="000000" w:sz="8" w:space="0"/>
            </w:tcBorders>
            <w:vAlign w:val="center"/>
          </w:tcPr>
          <w:p w14:paraId="7F6BDD22">
            <w:pPr>
              <w:spacing w:before="0" w:after="0" w:line="288" w:lineRule="auto"/>
              <w:jc w:val="center"/>
            </w:pPr>
            <w:r>
              <w:rPr>
                <w:rFonts w:ascii="Times New Roman" w:hAnsi="Times New Roman" w:eastAsia="宋体"/>
                <w:b/>
                <w:i w:val="0"/>
                <w:color w:val="000000"/>
                <w:sz w:val="21"/>
              </w:rPr>
              <w:t>候选对</w:t>
            </w:r>
          </w:p>
        </w:tc>
      </w:tr>
      <w:tr w14:paraId="67BDA55C">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305230B3">
            <w:pPr>
              <w:spacing w:before="0" w:after="0" w:line="288" w:lineRule="auto"/>
              <w:jc w:val="center"/>
            </w:pPr>
            <w:r>
              <w:rPr>
                <w:rFonts w:ascii="Times New Roman" w:hAnsi="Times New Roman" w:eastAsia="宋体"/>
                <w:b w:val="0"/>
                <w:i w:val="0"/>
                <w:color w:val="000000"/>
                <w:sz w:val="21"/>
              </w:rPr>
              <w:t>K-Means</w:t>
            </w:r>
          </w:p>
        </w:tc>
        <w:tc>
          <w:tcPr>
            <w:tcW w:w="1134" w:type="dxa"/>
            <w:vAlign w:val="center"/>
          </w:tcPr>
          <w:p w14:paraId="59CDF220">
            <w:pPr>
              <w:spacing w:before="0" w:after="0" w:line="288" w:lineRule="auto"/>
              <w:jc w:val="left"/>
            </w:pPr>
            <w:r>
              <w:rPr>
                <w:rFonts w:ascii="Times New Roman" w:hAnsi="Times New Roman" w:eastAsia="宋体"/>
                <w:b w:val="0"/>
                <w:i w:val="0"/>
                <w:color w:val="000000"/>
                <w:sz w:val="21"/>
              </w:rPr>
              <w:t>10</w:t>
            </w:r>
          </w:p>
        </w:tc>
        <w:tc>
          <w:tcPr>
            <w:tcW w:w="1134" w:type="dxa"/>
            <w:vAlign w:val="center"/>
          </w:tcPr>
          <w:p w14:paraId="500D23EC">
            <w:pPr>
              <w:spacing w:before="0" w:after="0" w:line="288" w:lineRule="auto"/>
              <w:jc w:val="left"/>
            </w:pPr>
            <w:r>
              <w:rPr>
                <w:rFonts w:ascii="Times New Roman" w:hAnsi="Times New Roman" w:eastAsia="宋体"/>
                <w:b w:val="0"/>
                <w:i w:val="0"/>
                <w:color w:val="000000"/>
                <w:sz w:val="21"/>
              </w:rPr>
              <w:t>0.7167</w:t>
            </w:r>
          </w:p>
        </w:tc>
        <w:tc>
          <w:tcPr>
            <w:tcW w:w="1134" w:type="dxa"/>
            <w:vAlign w:val="center"/>
          </w:tcPr>
          <w:p w14:paraId="44502EE9">
            <w:pPr>
              <w:spacing w:before="0" w:after="0" w:line="288" w:lineRule="auto"/>
              <w:jc w:val="left"/>
            </w:pPr>
            <w:r>
              <w:rPr>
                <w:rFonts w:ascii="Times New Roman" w:hAnsi="Times New Roman" w:eastAsia="宋体"/>
                <w:b w:val="0"/>
                <w:i w:val="0"/>
                <w:color w:val="000000"/>
                <w:sz w:val="21"/>
              </w:rPr>
              <w:t>0.8027</w:t>
            </w:r>
          </w:p>
        </w:tc>
        <w:tc>
          <w:tcPr>
            <w:tcW w:w="1304" w:type="dxa"/>
            <w:vAlign w:val="center"/>
          </w:tcPr>
          <w:p w14:paraId="2F8238DF">
            <w:pPr>
              <w:spacing w:before="0" w:after="0" w:line="288" w:lineRule="auto"/>
              <w:jc w:val="left"/>
            </w:pPr>
            <w:r>
              <w:rPr>
                <w:rFonts w:ascii="Times New Roman" w:hAnsi="Times New Roman" w:eastAsia="宋体"/>
                <w:b w:val="0"/>
                <w:i w:val="0"/>
                <w:color w:val="000000"/>
                <w:sz w:val="21"/>
              </w:rPr>
              <w:t>0.0850</w:t>
            </w:r>
          </w:p>
        </w:tc>
        <w:tc>
          <w:tcPr>
            <w:tcW w:w="1191" w:type="dxa"/>
            <w:vAlign w:val="center"/>
          </w:tcPr>
          <w:p w14:paraId="3FD990B1">
            <w:pPr>
              <w:spacing w:before="0" w:after="0" w:line="288" w:lineRule="auto"/>
              <w:jc w:val="left"/>
            </w:pPr>
            <w:r>
              <w:rPr>
                <w:rFonts w:ascii="Times New Roman" w:hAnsi="Times New Roman" w:eastAsia="宋体"/>
                <w:b w:val="0"/>
                <w:i w:val="0"/>
                <w:color w:val="000000"/>
                <w:sz w:val="21"/>
              </w:rPr>
              <w:t>0.0029</w:t>
            </w:r>
          </w:p>
        </w:tc>
        <w:tc>
          <w:tcPr>
            <w:tcW w:w="1304" w:type="dxa"/>
            <w:vAlign w:val="center"/>
          </w:tcPr>
          <w:p w14:paraId="3D2BA4B3">
            <w:pPr>
              <w:spacing w:before="0" w:after="0" w:line="288" w:lineRule="auto"/>
              <w:jc w:val="left"/>
            </w:pPr>
            <w:r>
              <w:rPr>
                <w:rFonts w:ascii="Times New Roman" w:hAnsi="Times New Roman" w:eastAsia="宋体"/>
                <w:b w:val="0"/>
                <w:i w:val="0"/>
                <w:color w:val="000000"/>
                <w:sz w:val="21"/>
              </w:rPr>
              <w:t>96580</w:t>
            </w:r>
          </w:p>
        </w:tc>
      </w:tr>
      <w:tr w14:paraId="19CEE0A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4704FA2C">
            <w:pPr>
              <w:spacing w:before="0" w:after="0" w:line="288" w:lineRule="auto"/>
              <w:jc w:val="center"/>
            </w:pPr>
            <w:r>
              <w:rPr>
                <w:rFonts w:ascii="Times New Roman" w:hAnsi="Times New Roman" w:eastAsia="宋体"/>
                <w:b w:val="0"/>
                <w:i w:val="0"/>
                <w:color w:val="000000"/>
                <w:sz w:val="21"/>
              </w:rPr>
              <w:t>谱聚类</w:t>
            </w:r>
          </w:p>
        </w:tc>
        <w:tc>
          <w:tcPr>
            <w:tcW w:w="1134" w:type="dxa"/>
            <w:vAlign w:val="center"/>
          </w:tcPr>
          <w:p w14:paraId="703E8598">
            <w:pPr>
              <w:spacing w:before="0" w:after="0" w:line="288" w:lineRule="auto"/>
              <w:jc w:val="left"/>
            </w:pPr>
            <w:r>
              <w:rPr>
                <w:rFonts w:ascii="Times New Roman" w:hAnsi="Times New Roman" w:eastAsia="宋体"/>
                <w:b w:val="0"/>
                <w:i w:val="0"/>
                <w:color w:val="000000"/>
                <w:sz w:val="21"/>
              </w:rPr>
              <w:t>10</w:t>
            </w:r>
          </w:p>
        </w:tc>
        <w:tc>
          <w:tcPr>
            <w:tcW w:w="1134" w:type="dxa"/>
            <w:vAlign w:val="center"/>
          </w:tcPr>
          <w:p w14:paraId="63AFEF19">
            <w:pPr>
              <w:spacing w:before="0" w:after="0" w:line="288" w:lineRule="auto"/>
              <w:jc w:val="left"/>
            </w:pPr>
            <w:r>
              <w:rPr>
                <w:rFonts w:ascii="Times New Roman" w:hAnsi="Times New Roman" w:eastAsia="宋体"/>
                <w:b w:val="0"/>
                <w:i w:val="0"/>
                <w:color w:val="000000"/>
                <w:sz w:val="21"/>
              </w:rPr>
              <w:t>0.7310</w:t>
            </w:r>
          </w:p>
        </w:tc>
        <w:tc>
          <w:tcPr>
            <w:tcW w:w="1134" w:type="dxa"/>
            <w:vAlign w:val="center"/>
          </w:tcPr>
          <w:p w14:paraId="46AA21B4">
            <w:pPr>
              <w:spacing w:before="0" w:after="0" w:line="288" w:lineRule="auto"/>
              <w:jc w:val="left"/>
            </w:pPr>
            <w:r>
              <w:rPr>
                <w:rFonts w:ascii="Times New Roman" w:hAnsi="Times New Roman" w:eastAsia="宋体"/>
                <w:b w:val="0"/>
                <w:i w:val="0"/>
                <w:color w:val="000000"/>
                <w:sz w:val="21"/>
              </w:rPr>
              <w:t>0.8025</w:t>
            </w:r>
          </w:p>
        </w:tc>
        <w:tc>
          <w:tcPr>
            <w:tcW w:w="1304" w:type="dxa"/>
            <w:vAlign w:val="center"/>
          </w:tcPr>
          <w:p w14:paraId="2F6A4310">
            <w:pPr>
              <w:spacing w:before="0" w:after="0" w:line="288" w:lineRule="auto"/>
              <w:jc w:val="left"/>
            </w:pPr>
            <w:r>
              <w:rPr>
                <w:rFonts w:ascii="Times New Roman" w:hAnsi="Times New Roman" w:eastAsia="宋体"/>
                <w:b w:val="0"/>
                <w:i w:val="0"/>
                <w:color w:val="000000"/>
                <w:sz w:val="21"/>
              </w:rPr>
              <w:t>0.0886</w:t>
            </w:r>
          </w:p>
        </w:tc>
        <w:tc>
          <w:tcPr>
            <w:tcW w:w="1191" w:type="dxa"/>
            <w:vAlign w:val="center"/>
          </w:tcPr>
          <w:p w14:paraId="4DB3993B">
            <w:pPr>
              <w:spacing w:before="0" w:after="0" w:line="288" w:lineRule="auto"/>
              <w:jc w:val="left"/>
            </w:pPr>
            <w:r>
              <w:rPr>
                <w:rFonts w:ascii="Times New Roman" w:hAnsi="Times New Roman" w:eastAsia="宋体"/>
                <w:b w:val="0"/>
                <w:i w:val="0"/>
                <w:color w:val="000000"/>
                <w:sz w:val="21"/>
              </w:rPr>
              <w:t>0.0175</w:t>
            </w:r>
          </w:p>
        </w:tc>
        <w:tc>
          <w:tcPr>
            <w:tcW w:w="1304" w:type="dxa"/>
            <w:vAlign w:val="center"/>
          </w:tcPr>
          <w:p w14:paraId="7656A716">
            <w:pPr>
              <w:spacing w:before="0" w:after="0" w:line="288" w:lineRule="auto"/>
              <w:jc w:val="left"/>
            </w:pPr>
            <w:r>
              <w:rPr>
                <w:rFonts w:ascii="Times New Roman" w:hAnsi="Times New Roman" w:eastAsia="宋体"/>
                <w:b w:val="0"/>
                <w:i w:val="0"/>
                <w:color w:val="000000"/>
                <w:sz w:val="21"/>
              </w:rPr>
              <w:t>96580</w:t>
            </w:r>
          </w:p>
        </w:tc>
      </w:tr>
      <w:tr w14:paraId="3CA58948">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12DBFFDE">
            <w:pPr>
              <w:spacing w:before="0" w:after="0" w:line="288" w:lineRule="auto"/>
              <w:jc w:val="center"/>
            </w:pPr>
            <w:r>
              <w:rPr>
                <w:rFonts w:ascii="Times New Roman" w:hAnsi="Times New Roman" w:eastAsia="宋体"/>
                <w:b w:val="0"/>
                <w:i w:val="0"/>
                <w:color w:val="000000"/>
                <w:sz w:val="21"/>
              </w:rPr>
              <w:t>层次聚类</w:t>
            </w:r>
          </w:p>
        </w:tc>
        <w:tc>
          <w:tcPr>
            <w:tcW w:w="1134" w:type="dxa"/>
            <w:vAlign w:val="center"/>
          </w:tcPr>
          <w:p w14:paraId="369C807C">
            <w:pPr>
              <w:spacing w:before="0" w:after="0" w:line="288" w:lineRule="auto"/>
              <w:jc w:val="left"/>
            </w:pPr>
            <w:r>
              <w:rPr>
                <w:rFonts w:ascii="Times New Roman" w:hAnsi="Times New Roman" w:eastAsia="宋体"/>
                <w:b w:val="0"/>
                <w:i w:val="0"/>
                <w:color w:val="000000"/>
                <w:sz w:val="21"/>
              </w:rPr>
              <w:t>10</w:t>
            </w:r>
          </w:p>
        </w:tc>
        <w:tc>
          <w:tcPr>
            <w:tcW w:w="1134" w:type="dxa"/>
            <w:vAlign w:val="center"/>
          </w:tcPr>
          <w:p w14:paraId="651E18E1">
            <w:pPr>
              <w:spacing w:before="0" w:after="0" w:line="288" w:lineRule="auto"/>
              <w:jc w:val="left"/>
            </w:pPr>
            <w:r>
              <w:rPr>
                <w:rFonts w:ascii="Times New Roman" w:hAnsi="Times New Roman" w:eastAsia="宋体"/>
                <w:b w:val="0"/>
                <w:i w:val="0"/>
                <w:color w:val="000000"/>
                <w:sz w:val="21"/>
              </w:rPr>
              <w:t>-0.0000</w:t>
            </w:r>
          </w:p>
        </w:tc>
        <w:tc>
          <w:tcPr>
            <w:tcW w:w="1134" w:type="dxa"/>
            <w:vAlign w:val="center"/>
          </w:tcPr>
          <w:p w14:paraId="61316E8E">
            <w:pPr>
              <w:spacing w:before="0" w:after="0" w:line="288" w:lineRule="auto"/>
              <w:jc w:val="left"/>
            </w:pPr>
            <w:r>
              <w:rPr>
                <w:rFonts w:ascii="Times New Roman" w:hAnsi="Times New Roman" w:eastAsia="宋体"/>
                <w:b w:val="0"/>
                <w:i w:val="0"/>
                <w:color w:val="000000"/>
                <w:sz w:val="21"/>
              </w:rPr>
              <w:t>0.0819</w:t>
            </w:r>
          </w:p>
        </w:tc>
        <w:tc>
          <w:tcPr>
            <w:tcW w:w="1304" w:type="dxa"/>
            <w:vAlign w:val="center"/>
          </w:tcPr>
          <w:p w14:paraId="6C55FB13">
            <w:pPr>
              <w:spacing w:before="0" w:after="0" w:line="288" w:lineRule="auto"/>
              <w:jc w:val="left"/>
            </w:pPr>
            <w:r>
              <w:rPr>
                <w:rFonts w:ascii="Times New Roman" w:hAnsi="Times New Roman" w:eastAsia="宋体"/>
                <w:b w:val="0"/>
                <w:i w:val="0"/>
                <w:color w:val="000000"/>
                <w:sz w:val="21"/>
              </w:rPr>
              <w:t>0.0235</w:t>
            </w:r>
          </w:p>
        </w:tc>
        <w:tc>
          <w:tcPr>
            <w:tcW w:w="1191" w:type="dxa"/>
            <w:vAlign w:val="center"/>
          </w:tcPr>
          <w:p w14:paraId="447D94F2">
            <w:pPr>
              <w:spacing w:before="0" w:after="0" w:line="288" w:lineRule="auto"/>
              <w:jc w:val="left"/>
            </w:pPr>
            <w:r>
              <w:rPr>
                <w:rFonts w:ascii="Times New Roman" w:hAnsi="Times New Roman" w:eastAsia="宋体"/>
                <w:b w:val="0"/>
                <w:i w:val="0"/>
                <w:color w:val="000000"/>
                <w:sz w:val="21"/>
              </w:rPr>
              <w:t>0.0174</w:t>
            </w:r>
          </w:p>
        </w:tc>
        <w:tc>
          <w:tcPr>
            <w:tcW w:w="1304" w:type="dxa"/>
            <w:vAlign w:val="center"/>
          </w:tcPr>
          <w:p w14:paraId="1A2F9621">
            <w:pPr>
              <w:spacing w:before="0" w:after="0" w:line="288" w:lineRule="auto"/>
              <w:jc w:val="left"/>
            </w:pPr>
            <w:r>
              <w:rPr>
                <w:rFonts w:ascii="Times New Roman" w:hAnsi="Times New Roman" w:eastAsia="宋体"/>
                <w:b w:val="0"/>
                <w:i w:val="0"/>
                <w:color w:val="000000"/>
                <w:sz w:val="21"/>
              </w:rPr>
              <w:t>96580</w:t>
            </w:r>
          </w:p>
        </w:tc>
      </w:tr>
      <w:tr w14:paraId="2F4E033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63A6A5CE">
            <w:pPr>
              <w:spacing w:before="0" w:after="0" w:line="288" w:lineRule="auto"/>
              <w:jc w:val="center"/>
            </w:pPr>
            <w:r>
              <w:rPr>
                <w:rFonts w:ascii="Times New Roman" w:hAnsi="Times New Roman" w:eastAsia="宋体"/>
                <w:b w:val="0"/>
                <w:i w:val="0"/>
                <w:color w:val="000000"/>
                <w:sz w:val="21"/>
              </w:rPr>
              <w:t>DBSCAN</w:t>
            </w:r>
          </w:p>
        </w:tc>
        <w:tc>
          <w:tcPr>
            <w:tcW w:w="1134" w:type="dxa"/>
            <w:vAlign w:val="center"/>
          </w:tcPr>
          <w:p w14:paraId="5C769C12">
            <w:pPr>
              <w:spacing w:before="0" w:after="0" w:line="288" w:lineRule="auto"/>
              <w:jc w:val="left"/>
            </w:pPr>
            <w:r>
              <w:rPr>
                <w:rFonts w:ascii="Times New Roman" w:hAnsi="Times New Roman" w:eastAsia="宋体"/>
                <w:b w:val="0"/>
                <w:i w:val="0"/>
                <w:color w:val="000000"/>
                <w:sz w:val="21"/>
              </w:rPr>
              <w:t>59</w:t>
            </w:r>
          </w:p>
        </w:tc>
        <w:tc>
          <w:tcPr>
            <w:tcW w:w="1134" w:type="dxa"/>
            <w:vAlign w:val="center"/>
          </w:tcPr>
          <w:p w14:paraId="2BF7E49C">
            <w:pPr>
              <w:spacing w:before="0" w:after="0" w:line="288" w:lineRule="auto"/>
              <w:jc w:val="left"/>
            </w:pPr>
            <w:r>
              <w:rPr>
                <w:rFonts w:ascii="Times New Roman" w:hAnsi="Times New Roman" w:eastAsia="宋体"/>
                <w:b w:val="0"/>
                <w:i w:val="0"/>
                <w:color w:val="000000"/>
                <w:sz w:val="21"/>
              </w:rPr>
              <w:t>0.0001</w:t>
            </w:r>
          </w:p>
        </w:tc>
        <w:tc>
          <w:tcPr>
            <w:tcW w:w="1134" w:type="dxa"/>
            <w:vAlign w:val="center"/>
          </w:tcPr>
          <w:p w14:paraId="42AD6C36">
            <w:pPr>
              <w:spacing w:before="0" w:after="0" w:line="288" w:lineRule="auto"/>
              <w:jc w:val="left"/>
            </w:pPr>
            <w:r>
              <w:rPr>
                <w:rFonts w:ascii="Times New Roman" w:hAnsi="Times New Roman" w:eastAsia="宋体"/>
                <w:b w:val="0"/>
                <w:i w:val="0"/>
                <w:color w:val="000000"/>
                <w:sz w:val="21"/>
              </w:rPr>
              <w:t>0.2091</w:t>
            </w:r>
          </w:p>
        </w:tc>
        <w:tc>
          <w:tcPr>
            <w:tcW w:w="1304" w:type="dxa"/>
            <w:vAlign w:val="center"/>
          </w:tcPr>
          <w:p w14:paraId="14D10CB5">
            <w:pPr>
              <w:spacing w:before="0" w:after="0" w:line="288" w:lineRule="auto"/>
              <w:jc w:val="left"/>
            </w:pPr>
            <w:r>
              <w:rPr>
                <w:rFonts w:ascii="Times New Roman" w:hAnsi="Times New Roman" w:eastAsia="宋体"/>
                <w:b w:val="0"/>
                <w:i w:val="0"/>
                <w:color w:val="000000"/>
                <w:sz w:val="21"/>
              </w:rPr>
              <w:t>0.0000</w:t>
            </w:r>
          </w:p>
        </w:tc>
        <w:tc>
          <w:tcPr>
            <w:tcW w:w="1191" w:type="dxa"/>
            <w:vAlign w:val="center"/>
          </w:tcPr>
          <w:p w14:paraId="7290DD68">
            <w:pPr>
              <w:spacing w:before="0" w:after="0" w:line="288" w:lineRule="auto"/>
              <w:jc w:val="left"/>
            </w:pPr>
            <w:r>
              <w:rPr>
                <w:rFonts w:ascii="Times New Roman" w:hAnsi="Times New Roman" w:eastAsia="宋体"/>
                <w:b w:val="0"/>
                <w:i w:val="0"/>
                <w:color w:val="000000"/>
                <w:sz w:val="21"/>
              </w:rPr>
              <w:t>0.0045</w:t>
            </w:r>
          </w:p>
        </w:tc>
        <w:tc>
          <w:tcPr>
            <w:tcW w:w="1304" w:type="dxa"/>
            <w:vAlign w:val="center"/>
          </w:tcPr>
          <w:p w14:paraId="0DFABBDF">
            <w:pPr>
              <w:spacing w:before="0" w:after="0" w:line="288" w:lineRule="auto"/>
              <w:jc w:val="left"/>
            </w:pPr>
            <w:r>
              <w:rPr>
                <w:rFonts w:ascii="Times New Roman" w:hAnsi="Times New Roman" w:eastAsia="宋体"/>
                <w:b w:val="0"/>
                <w:i w:val="0"/>
                <w:color w:val="000000"/>
                <w:sz w:val="21"/>
              </w:rPr>
              <w:t>96580</w:t>
            </w:r>
          </w:p>
        </w:tc>
      </w:tr>
      <w:tr w14:paraId="6A2755BB">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41F0945E">
            <w:pPr>
              <w:spacing w:before="0" w:after="0" w:line="288" w:lineRule="auto"/>
              <w:jc w:val="center"/>
            </w:pPr>
            <w:r>
              <w:rPr>
                <w:rFonts w:ascii="Times New Roman" w:hAnsi="Times New Roman" w:eastAsia="宋体"/>
                <w:b w:val="0"/>
                <w:i w:val="0"/>
                <w:color w:val="000000"/>
                <w:sz w:val="21"/>
              </w:rPr>
              <w:t>数据库过滤聚类</w:t>
            </w:r>
          </w:p>
        </w:tc>
        <w:tc>
          <w:tcPr>
            <w:tcW w:w="1134" w:type="dxa"/>
            <w:vAlign w:val="center"/>
          </w:tcPr>
          <w:p w14:paraId="6D30190F">
            <w:pPr>
              <w:spacing w:before="0" w:after="0" w:line="288" w:lineRule="auto"/>
              <w:jc w:val="left"/>
            </w:pPr>
            <w:r>
              <w:rPr>
                <w:rFonts w:ascii="Times New Roman" w:hAnsi="Times New Roman" w:eastAsia="宋体"/>
                <w:b w:val="0"/>
                <w:i w:val="0"/>
                <w:color w:val="000000"/>
                <w:sz w:val="21"/>
              </w:rPr>
              <w:t>71</w:t>
            </w:r>
          </w:p>
        </w:tc>
        <w:tc>
          <w:tcPr>
            <w:tcW w:w="1134" w:type="dxa"/>
            <w:vAlign w:val="center"/>
          </w:tcPr>
          <w:p w14:paraId="29CAC868">
            <w:pPr>
              <w:spacing w:before="0" w:after="0" w:line="288" w:lineRule="auto"/>
              <w:jc w:val="left"/>
            </w:pPr>
            <w:r>
              <w:rPr>
                <w:rFonts w:ascii="Times New Roman" w:hAnsi="Times New Roman" w:eastAsia="宋体"/>
                <w:b w:val="0"/>
                <w:i w:val="0"/>
                <w:color w:val="000000"/>
                <w:sz w:val="21"/>
              </w:rPr>
              <w:t>0.8059</w:t>
            </w:r>
          </w:p>
        </w:tc>
        <w:tc>
          <w:tcPr>
            <w:tcW w:w="1134" w:type="dxa"/>
            <w:vAlign w:val="center"/>
          </w:tcPr>
          <w:p w14:paraId="25A5C525">
            <w:pPr>
              <w:spacing w:before="0" w:after="0" w:line="288" w:lineRule="auto"/>
              <w:jc w:val="left"/>
            </w:pPr>
            <w:r>
              <w:rPr>
                <w:rFonts w:ascii="Times New Roman" w:hAnsi="Times New Roman" w:eastAsia="宋体"/>
                <w:b w:val="0"/>
                <w:i w:val="0"/>
                <w:color w:val="000000"/>
                <w:sz w:val="21"/>
              </w:rPr>
              <w:t>0.8707</w:t>
            </w:r>
          </w:p>
        </w:tc>
        <w:tc>
          <w:tcPr>
            <w:tcW w:w="1304" w:type="dxa"/>
            <w:vAlign w:val="center"/>
          </w:tcPr>
          <w:p w14:paraId="0FA9B73A">
            <w:pPr>
              <w:spacing w:before="0" w:after="0" w:line="288" w:lineRule="auto"/>
              <w:jc w:val="left"/>
            </w:pPr>
            <w:r>
              <w:rPr>
                <w:rFonts w:ascii="Times New Roman" w:hAnsi="Times New Roman" w:eastAsia="宋体"/>
                <w:b w:val="0"/>
                <w:i w:val="0"/>
                <w:color w:val="000000"/>
                <w:sz w:val="21"/>
              </w:rPr>
              <w:t>0.0549</w:t>
            </w:r>
          </w:p>
        </w:tc>
        <w:tc>
          <w:tcPr>
            <w:tcW w:w="1191" w:type="dxa"/>
            <w:vAlign w:val="center"/>
          </w:tcPr>
          <w:p w14:paraId="01FB5D40">
            <w:pPr>
              <w:spacing w:before="0" w:after="0" w:line="288" w:lineRule="auto"/>
              <w:jc w:val="left"/>
            </w:pPr>
            <w:r>
              <w:rPr>
                <w:rFonts w:ascii="Times New Roman" w:hAnsi="Times New Roman" w:eastAsia="宋体"/>
                <w:b w:val="0"/>
                <w:i w:val="0"/>
                <w:color w:val="000000"/>
                <w:sz w:val="21"/>
              </w:rPr>
              <w:t>0.0271</w:t>
            </w:r>
          </w:p>
        </w:tc>
        <w:tc>
          <w:tcPr>
            <w:tcW w:w="1304" w:type="dxa"/>
            <w:vAlign w:val="center"/>
          </w:tcPr>
          <w:p w14:paraId="1F64A46D">
            <w:pPr>
              <w:spacing w:before="0" w:after="0" w:line="288" w:lineRule="auto"/>
              <w:jc w:val="left"/>
            </w:pPr>
            <w:r>
              <w:rPr>
                <w:rFonts w:ascii="Times New Roman" w:hAnsi="Times New Roman" w:eastAsia="宋体"/>
                <w:b w:val="0"/>
                <w:i w:val="0"/>
                <w:color w:val="000000"/>
                <w:sz w:val="21"/>
              </w:rPr>
              <w:t>848</w:t>
            </w:r>
          </w:p>
        </w:tc>
      </w:tr>
    </w:tbl>
    <w:p w14:paraId="5461D4E2"/>
    <w:p w14:paraId="58882048">
      <w:pPr>
        <w:spacing w:before="0" w:after="0" w:line="360" w:lineRule="auto"/>
        <w:ind w:firstLine="420"/>
        <w:jc w:val="both"/>
      </w:pPr>
      <w:r>
        <w:rPr>
          <w:rFonts w:ascii="Times New Roman" w:hAnsi="Times New Roman" w:eastAsia="宋体"/>
          <w:b w:val="0"/>
          <w:i w:val="0"/>
          <w:color w:val="000000"/>
          <w:sz w:val="24"/>
        </w:rPr>
        <w:t>从聚类质量看，数据库过滤聚类的 ARI 为 0.8059，NMI 为 0.8707，在五种算法中最高。K-Means 和谱聚类分别达到 0.7167 与 0.7310 的 ARI，说明它们能恢复部分真实组结构，但仍会受到噪声峰、质量扰动和局部重叠的影响。层次聚类和 DBSCAN 的表现较弱，主要是因为本文谱图向量较稀疏，局部相似关系一旦被噪声峰干扰，就容易出现错误合并或过多离群簇。</w:t>
      </w:r>
    </w:p>
    <w:p w14:paraId="1E23A9EC">
      <w:pPr>
        <w:spacing w:before="0" w:after="0" w:line="360" w:lineRule="auto"/>
        <w:ind w:firstLine="420"/>
        <w:jc w:val="both"/>
      </w:pPr>
      <w:r>
        <w:rPr>
          <w:rFonts w:ascii="Times New Roman" w:hAnsi="Times New Roman" w:eastAsia="宋体"/>
          <w:b w:val="0"/>
          <w:i w:val="0"/>
          <w:color w:val="000000"/>
          <w:sz w:val="24"/>
        </w:rPr>
        <w:t>与 K-Means 相比，数据库过滤聚类的 ARI 从 0.7167 提升到 0.8059，说明候选过滤并未削弱同源谱图之间的连接，反而通过前体属性和峰桶约束减少了跨组错误合并。与谱聚类相比，本文算法的 NMI 从 0.8025 提升到 0.8707，表明预测簇与真实谱图组之间的信息一致性更高。</w:t>
      </w:r>
    </w:p>
    <w:p w14:paraId="1A1685EC">
      <w:pPr>
        <w:spacing w:before="0" w:after="0" w:line="360" w:lineRule="auto"/>
        <w:ind w:firstLine="420"/>
        <w:jc w:val="both"/>
      </w:pPr>
      <w:r>
        <w:rPr>
          <w:rFonts w:ascii="Times New Roman" w:hAnsi="Times New Roman" w:eastAsia="宋体"/>
          <w:b w:val="0"/>
          <w:i w:val="0"/>
          <w:color w:val="000000"/>
          <w:sz w:val="24"/>
        </w:rPr>
        <w:t>数据库过滤聚类的优势来自两个约束共同作用：前体质量和荷电状态保证候选谱图在物理属性上相近，高强度峰桶重叠和向量相似度保证候选谱图在碎片峰结构上相近。因此，它不是简单按前体质量分组，也不是直接对所有谱图做图连通，而是在进入连通判断前先排除大量物理上不合理的谱图对。</w:t>
      </w:r>
    </w:p>
    <w:p w14:paraId="2101FC27">
      <w:pPr>
        <w:spacing w:before="0" w:after="0" w:line="360" w:lineRule="auto"/>
        <w:ind w:firstLine="420"/>
        <w:jc w:val="both"/>
      </w:pPr>
      <w:r>
        <w:rPr>
          <w:rFonts w:ascii="Times New Roman" w:hAnsi="Times New Roman" w:eastAsia="宋体"/>
          <w:b w:val="0"/>
          <w:i w:val="0"/>
          <w:color w:val="000000"/>
          <w:sz w:val="24"/>
        </w:rPr>
        <w:t>数据库过滤聚类的轮廓系数为 0.0549，低于其 ARI 和 NMI 表现。这一现象说明候选过滤后得到的连通分量能够较好恢复真实标签，但部分真实组仍被拆成多个局部连通小簇，导致样本到簇中心的距离结构不一定最优。对于谱图库去冗余场景而言，ARI 和 NMI 更能反映同源谱图是否被连起来，轮廓系数则更适合作为调参时的辅助指标。</w:t>
      </w:r>
    </w:p>
    <w:p w14:paraId="748F8ECD">
      <w:pPr>
        <w:jc w:val="center"/>
      </w:pPr>
      <w:r>
        <w:drawing>
          <wp:inline distT="0" distB="0" distL="114300" distR="114300">
            <wp:extent cx="5111750" cy="2988310"/>
            <wp:effectExtent l="0" t="0" r="1905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5112000" cy="2988554"/>
                    </a:xfrm>
                    <a:prstGeom prst="rect">
                      <a:avLst/>
                    </a:prstGeom>
                  </pic:spPr>
                </pic:pic>
              </a:graphicData>
            </a:graphic>
          </wp:inline>
        </w:drawing>
      </w:r>
    </w:p>
    <w:p w14:paraId="44526DA7">
      <w:pPr>
        <w:spacing w:after="120"/>
        <w:jc w:val="center"/>
      </w:pPr>
      <w:r>
        <w:rPr>
          <w:rFonts w:ascii="Times New Roman" w:hAnsi="Times New Roman" w:eastAsia="宋体"/>
          <w:b w:val="0"/>
          <w:i w:val="0"/>
          <w:color w:val="000000"/>
          <w:sz w:val="21"/>
        </w:rPr>
        <w:t>图12 真实簇与数据库过滤聚类簇规模分布</w:t>
      </w:r>
    </w:p>
    <w:p w14:paraId="5F757272">
      <w:pPr>
        <w:spacing w:before="0" w:after="0" w:line="360" w:lineRule="auto"/>
        <w:ind w:firstLine="420"/>
        <w:jc w:val="both"/>
      </w:pPr>
      <w:r>
        <w:rPr>
          <w:rFonts w:ascii="Times New Roman" w:hAnsi="Times New Roman" w:eastAsia="宋体"/>
          <w:b w:val="0"/>
          <w:i w:val="0"/>
          <w:color w:val="000000"/>
          <w:sz w:val="24"/>
        </w:rPr>
        <w:t>簇规模分布进一步说明，数据库过滤聚类并非机械地把全部样本压成 10 个簇，而是在保持同源谱图连通性的同时保留部分边界谱图的小簇。真实簇规模均为 44 条，预测结果中最大的若干簇接近真实组规模，较小簇则主要来自峰丢失、噪声峰或质量扰动较大的样本。该结果与 ARI、NMI 指标相互印证，说明算法的优势主要体现在减少错误合并，而不是强行追求固定簇数。</w:t>
      </w:r>
    </w:p>
    <w:p w14:paraId="5462EAB4">
      <w:pPr>
        <w:pStyle w:val="3"/>
        <w:jc w:val="left"/>
      </w:pPr>
      <w:r>
        <w:rPr>
          <w:rFonts w:ascii="Times New Roman" w:hAnsi="Times New Roman" w:eastAsia="黑体"/>
          <w:b/>
          <w:i w:val="0"/>
          <w:color w:val="000000"/>
          <w:sz w:val="24"/>
        </w:rPr>
        <w:t>6.4 效率与候选过滤效果</w:t>
      </w:r>
    </w:p>
    <w:p w14:paraId="6427D637">
      <w:pPr>
        <w:jc w:val="center"/>
      </w:pPr>
      <w:r>
        <w:drawing>
          <wp:inline distT="0" distB="0" distL="114300" distR="114300">
            <wp:extent cx="5111750" cy="2988310"/>
            <wp:effectExtent l="0" t="0" r="1905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0"/>
                    <a:stretch>
                      <a:fillRect/>
                    </a:stretch>
                  </pic:blipFill>
                  <pic:spPr>
                    <a:xfrm>
                      <a:off x="0" y="0"/>
                      <a:ext cx="5112000" cy="2988554"/>
                    </a:xfrm>
                    <a:prstGeom prst="rect">
                      <a:avLst/>
                    </a:prstGeom>
                  </pic:spPr>
                </pic:pic>
              </a:graphicData>
            </a:graphic>
          </wp:inline>
        </w:drawing>
      </w:r>
    </w:p>
    <w:p w14:paraId="77120EA7">
      <w:pPr>
        <w:spacing w:after="120"/>
        <w:jc w:val="center"/>
      </w:pPr>
      <w:r>
        <w:rPr>
          <w:rFonts w:ascii="Times New Roman" w:hAnsi="Times New Roman" w:eastAsia="宋体"/>
          <w:b w:val="0"/>
          <w:i w:val="0"/>
          <w:color w:val="000000"/>
          <w:sz w:val="21"/>
        </w:rPr>
        <w:t>图13 聚类算法运行时间对比</w:t>
      </w:r>
    </w:p>
    <w:p w14:paraId="2245AA12">
      <w:pPr>
        <w:jc w:val="center"/>
      </w:pPr>
      <w:r>
        <w:drawing>
          <wp:inline distT="0" distB="0" distL="114300" distR="114300">
            <wp:extent cx="5111750" cy="2988310"/>
            <wp:effectExtent l="0" t="0" r="1905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1"/>
                    <a:stretch>
                      <a:fillRect/>
                    </a:stretch>
                  </pic:blipFill>
                  <pic:spPr>
                    <a:xfrm>
                      <a:off x="0" y="0"/>
                      <a:ext cx="5112000" cy="2988554"/>
                    </a:xfrm>
                    <a:prstGeom prst="rect">
                      <a:avLst/>
                    </a:prstGeom>
                  </pic:spPr>
                </pic:pic>
              </a:graphicData>
            </a:graphic>
          </wp:inline>
        </w:drawing>
      </w:r>
    </w:p>
    <w:p w14:paraId="52321641">
      <w:pPr>
        <w:spacing w:after="120"/>
        <w:jc w:val="center"/>
      </w:pPr>
      <w:r>
        <w:rPr>
          <w:rFonts w:ascii="Times New Roman" w:hAnsi="Times New Roman" w:eastAsia="宋体"/>
          <w:b w:val="0"/>
          <w:i w:val="0"/>
          <w:color w:val="000000"/>
          <w:sz w:val="21"/>
        </w:rPr>
        <w:t>图14 聚类算法峰值内存占用对比</w:t>
      </w:r>
    </w:p>
    <w:p w14:paraId="2A5BC3E7">
      <w:pPr>
        <w:spacing w:before="0" w:after="0" w:line="360" w:lineRule="auto"/>
        <w:ind w:firstLine="420"/>
        <w:jc w:val="both"/>
      </w:pPr>
      <w:r>
        <w:rPr>
          <w:rFonts w:ascii="Times New Roman" w:hAnsi="Times New Roman" w:eastAsia="宋体"/>
          <w:b w:val="0"/>
          <w:i w:val="0"/>
          <w:color w:val="000000"/>
          <w:sz w:val="24"/>
        </w:rPr>
        <w:t>运行时间图需要结合候选数量共同分析。对于 440 条谱图，小规模 SQLite 查询存在固定开销，因此数据库过滤聚类的绝对运行时间并不一定优于所有基线算法；但它避免了完整相似度矩阵的平方级候选扩张，真正优势会在谱图库规模扩大时体现。</w:t>
      </w:r>
    </w:p>
    <w:p w14:paraId="6A4CD301">
      <w:pPr>
        <w:spacing w:before="0" w:after="0" w:line="360" w:lineRule="auto"/>
        <w:ind w:firstLine="420"/>
        <w:jc w:val="both"/>
      </w:pPr>
      <w:r>
        <w:rPr>
          <w:rFonts w:ascii="Times New Roman" w:hAnsi="Times New Roman" w:eastAsia="宋体"/>
          <w:b w:val="0"/>
          <w:i w:val="0"/>
          <w:color w:val="000000"/>
          <w:sz w:val="24"/>
        </w:rPr>
        <w:t>峰值内存结果显示，数据库过滤聚类只需要维护候选边集合和 SQLite 查询结果，峰值内存低于需要完整相似度矩阵或谱图邻接结构的对比算法。虽然本文数据规模不大，运行时间差异受 Python 循环和 SQLite 调用固定开销影响，但内存指标已经体现出候选过滤对后续扩展的意义。</w:t>
      </w:r>
    </w:p>
    <w:p w14:paraId="00931947">
      <w:pPr>
        <w:jc w:val="center"/>
      </w:pPr>
      <w:r>
        <w:drawing>
          <wp:inline distT="0" distB="0" distL="114300" distR="114300">
            <wp:extent cx="5111750" cy="2988310"/>
            <wp:effectExtent l="0" t="0" r="1905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a:stretch>
                      <a:fillRect/>
                    </a:stretch>
                  </pic:blipFill>
                  <pic:spPr>
                    <a:xfrm>
                      <a:off x="0" y="0"/>
                      <a:ext cx="5112000" cy="2988554"/>
                    </a:xfrm>
                    <a:prstGeom prst="rect">
                      <a:avLst/>
                    </a:prstGeom>
                  </pic:spPr>
                </pic:pic>
              </a:graphicData>
            </a:graphic>
          </wp:inline>
        </w:drawing>
      </w:r>
    </w:p>
    <w:p w14:paraId="4EFD3DF6">
      <w:pPr>
        <w:spacing w:after="120"/>
        <w:jc w:val="center"/>
      </w:pPr>
      <w:commentRangeStart w:id="28"/>
      <w:r>
        <w:rPr>
          <w:rFonts w:ascii="Times New Roman" w:hAnsi="Times New Roman" w:eastAsia="宋体"/>
          <w:b w:val="0"/>
          <w:i w:val="0"/>
          <w:color w:val="000000"/>
          <w:sz w:val="21"/>
        </w:rPr>
        <w:t>图15 数据库过滤前后的候选谱图对数量</w:t>
      </w:r>
      <w:commentRangeEnd w:id="28"/>
      <w:r>
        <w:commentReference w:id="28"/>
      </w:r>
    </w:p>
    <w:p w14:paraId="538FFA42">
      <w:pPr>
        <w:spacing w:before="0" w:after="0" w:line="360" w:lineRule="auto"/>
        <w:ind w:firstLine="420"/>
        <w:jc w:val="both"/>
      </w:pPr>
      <w:r>
        <w:rPr>
          <w:rFonts w:ascii="Times New Roman" w:hAnsi="Times New Roman" w:eastAsia="宋体"/>
          <w:b w:val="0"/>
          <w:i w:val="0"/>
          <w:color w:val="000000"/>
          <w:sz w:val="24"/>
        </w:rPr>
        <w:t>候选过滤效果是本文算法最明显的优势。对于 440 条谱图，全量两两比较需要 96580 对相似度计算；数据库过滤后仅保留 848 对候选谱图，候选过滤率约为 99.12%。这说明前体质量、荷电状态和高强度峰桶能够在相似度计算前排除绝大多数不可能同簇的谱图对。</w:t>
      </w:r>
    </w:p>
    <w:p w14:paraId="2AAC4B4D">
      <w:pPr>
        <w:spacing w:before="0" w:after="0" w:line="360" w:lineRule="auto"/>
        <w:ind w:firstLine="420"/>
        <w:jc w:val="both"/>
      </w:pPr>
      <w:r>
        <w:rPr>
          <w:rFonts w:ascii="Times New Roman" w:hAnsi="Times New Roman" w:eastAsia="宋体"/>
          <w:b w:val="0"/>
          <w:i w:val="0"/>
          <w:color w:val="000000"/>
          <w:sz w:val="24"/>
        </w:rPr>
        <w:t>运行时间方面，当前实验规模较小，SQLite 查询和 Python 循环的固定开销会使本文算法的绝对运行时间不一定最低。但从候选数量看，本文算法具有更好的扩展潜力。谱图库规模继续扩大时，全量相似度矩阵的计算量按平方级增长，而数据库过滤后的候选数量主要受质量窗口、荷电状态分布和强峰桶重叠控制。</w:t>
      </w:r>
    </w:p>
    <w:p w14:paraId="3E00139D">
      <w:pPr>
        <w:pStyle w:val="3"/>
        <w:jc w:val="left"/>
      </w:pPr>
      <w:r>
        <w:rPr>
          <w:rFonts w:ascii="Times New Roman" w:hAnsi="Times New Roman" w:eastAsia="黑体"/>
          <w:b/>
          <w:i w:val="0"/>
          <w:color w:val="000000"/>
          <w:sz w:val="24"/>
        </w:rPr>
        <w:t>6.5 候选过滤参数敏感性分析</w:t>
      </w:r>
    </w:p>
    <w:p w14:paraId="7704550F">
      <w:pPr>
        <w:jc w:val="center"/>
      </w:pPr>
      <w:r>
        <w:drawing>
          <wp:inline distT="0" distB="0" distL="114300" distR="114300">
            <wp:extent cx="5111750" cy="2988310"/>
            <wp:effectExtent l="0" t="0" r="19050" b="889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3"/>
                    <a:stretch>
                      <a:fillRect/>
                    </a:stretch>
                  </pic:blipFill>
                  <pic:spPr>
                    <a:xfrm>
                      <a:off x="0" y="0"/>
                      <a:ext cx="5112000" cy="2988554"/>
                    </a:xfrm>
                    <a:prstGeom prst="rect">
                      <a:avLst/>
                    </a:prstGeom>
                  </pic:spPr>
                </pic:pic>
              </a:graphicData>
            </a:graphic>
          </wp:inline>
        </w:drawing>
      </w:r>
    </w:p>
    <w:p w14:paraId="069E4770">
      <w:pPr>
        <w:spacing w:after="120"/>
        <w:jc w:val="center"/>
      </w:pPr>
      <w:r>
        <w:rPr>
          <w:rFonts w:ascii="Times New Roman" w:hAnsi="Times New Roman" w:eastAsia="宋体"/>
          <w:b w:val="0"/>
          <w:i w:val="0"/>
          <w:color w:val="000000"/>
          <w:sz w:val="21"/>
        </w:rPr>
        <w:t>图16 候选过滤参数敏感性指标变化</w:t>
      </w:r>
    </w:p>
    <w:p w14:paraId="7C015531">
      <w:pPr>
        <w:spacing w:after="120"/>
        <w:jc w:val="center"/>
      </w:pPr>
      <w:r>
        <w:rPr>
          <w:rFonts w:ascii="Times New Roman" w:hAnsi="Times New Roman" w:eastAsia="宋体"/>
          <w:b w:val="0"/>
          <w:i w:val="0"/>
          <w:color w:val="000000"/>
          <w:sz w:val="21"/>
        </w:rPr>
        <w:t>表5 候选过滤参数敏感性分析</w:t>
      </w:r>
    </w:p>
    <w:tbl>
      <w:tblPr>
        <w:tblStyle w:val="16"/>
        <w:tblW w:w="0" w:type="auto"/>
        <w:jc w:val="center"/>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701"/>
        <w:gridCol w:w="1247"/>
        <w:gridCol w:w="964"/>
        <w:gridCol w:w="1020"/>
        <w:gridCol w:w="1134"/>
        <w:gridCol w:w="907"/>
        <w:gridCol w:w="907"/>
        <w:gridCol w:w="907"/>
      </w:tblGrid>
      <w:tr w14:paraId="67E4DD62">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039" w:type="dxa"/>
            <w:tcBorders>
              <w:bottom w:val="single" w:color="000000" w:sz="8" w:space="0"/>
            </w:tcBorders>
            <w:vAlign w:val="center"/>
          </w:tcPr>
          <w:p w14:paraId="2BD1173E">
            <w:pPr>
              <w:spacing w:before="0" w:after="0" w:line="288" w:lineRule="auto"/>
              <w:jc w:val="center"/>
            </w:pPr>
            <w:r>
              <w:rPr>
                <w:rFonts w:ascii="Times New Roman" w:hAnsi="Times New Roman" w:eastAsia="宋体"/>
                <w:b/>
                <w:i w:val="0"/>
                <w:color w:val="000000"/>
                <w:sz w:val="21"/>
              </w:rPr>
              <w:t>设置</w:t>
            </w:r>
          </w:p>
        </w:tc>
        <w:tc>
          <w:tcPr>
            <w:tcW w:w="1039" w:type="dxa"/>
            <w:tcBorders>
              <w:bottom w:val="single" w:color="000000" w:sz="8" w:space="0"/>
            </w:tcBorders>
            <w:vAlign w:val="center"/>
          </w:tcPr>
          <w:p w14:paraId="3F7AC451">
            <w:pPr>
              <w:spacing w:before="0" w:after="0" w:line="288" w:lineRule="auto"/>
              <w:jc w:val="center"/>
            </w:pPr>
            <w:r>
              <w:rPr>
                <w:rFonts w:ascii="Times New Roman" w:hAnsi="Times New Roman" w:eastAsia="宋体"/>
                <w:b/>
                <w:i w:val="0"/>
                <w:color w:val="000000"/>
                <w:sz w:val="21"/>
              </w:rPr>
              <w:t>质量窗口/Da</w:t>
            </w:r>
          </w:p>
        </w:tc>
        <w:tc>
          <w:tcPr>
            <w:tcW w:w="1039" w:type="dxa"/>
            <w:tcBorders>
              <w:bottom w:val="single" w:color="000000" w:sz="8" w:space="0"/>
            </w:tcBorders>
            <w:vAlign w:val="center"/>
          </w:tcPr>
          <w:p w14:paraId="24855F90">
            <w:pPr>
              <w:spacing w:before="0" w:after="0" w:line="288" w:lineRule="auto"/>
              <w:jc w:val="center"/>
            </w:pPr>
            <w:r>
              <w:rPr>
                <w:rFonts w:ascii="Times New Roman" w:hAnsi="Times New Roman" w:eastAsia="宋体"/>
                <w:b/>
                <w:i w:val="0"/>
                <w:color w:val="000000"/>
                <w:sz w:val="21"/>
              </w:rPr>
              <w:t>阈值</w:t>
            </w:r>
          </w:p>
        </w:tc>
        <w:tc>
          <w:tcPr>
            <w:tcW w:w="1039" w:type="dxa"/>
            <w:tcBorders>
              <w:bottom w:val="single" w:color="000000" w:sz="8" w:space="0"/>
            </w:tcBorders>
            <w:vAlign w:val="center"/>
          </w:tcPr>
          <w:p w14:paraId="0B5642E6">
            <w:pPr>
              <w:spacing w:before="0" w:after="0" w:line="288" w:lineRule="auto"/>
              <w:jc w:val="center"/>
            </w:pPr>
            <w:r>
              <w:rPr>
                <w:rFonts w:ascii="Times New Roman" w:hAnsi="Times New Roman" w:eastAsia="宋体"/>
                <w:b/>
                <w:i w:val="0"/>
                <w:color w:val="000000"/>
                <w:sz w:val="21"/>
              </w:rPr>
              <w:t>候选对</w:t>
            </w:r>
          </w:p>
        </w:tc>
        <w:tc>
          <w:tcPr>
            <w:tcW w:w="1039" w:type="dxa"/>
            <w:tcBorders>
              <w:bottom w:val="single" w:color="000000" w:sz="8" w:space="0"/>
            </w:tcBorders>
            <w:vAlign w:val="center"/>
          </w:tcPr>
          <w:p w14:paraId="650D6813">
            <w:pPr>
              <w:spacing w:before="0" w:after="0" w:line="288" w:lineRule="auto"/>
              <w:jc w:val="center"/>
            </w:pPr>
            <w:r>
              <w:rPr>
                <w:rFonts w:ascii="Times New Roman" w:hAnsi="Times New Roman" w:eastAsia="宋体"/>
                <w:b/>
                <w:i w:val="0"/>
                <w:color w:val="000000"/>
                <w:sz w:val="21"/>
              </w:rPr>
              <w:t>过滤率</w:t>
            </w:r>
          </w:p>
        </w:tc>
        <w:tc>
          <w:tcPr>
            <w:tcW w:w="1039" w:type="dxa"/>
            <w:tcBorders>
              <w:bottom w:val="single" w:color="000000" w:sz="8" w:space="0"/>
            </w:tcBorders>
            <w:vAlign w:val="center"/>
          </w:tcPr>
          <w:p w14:paraId="339D10D3">
            <w:pPr>
              <w:spacing w:before="0" w:after="0" w:line="288" w:lineRule="auto"/>
              <w:jc w:val="center"/>
            </w:pPr>
            <w:r>
              <w:rPr>
                <w:rFonts w:ascii="Times New Roman" w:hAnsi="Times New Roman" w:eastAsia="宋体"/>
                <w:b/>
                <w:i w:val="0"/>
                <w:color w:val="000000"/>
                <w:sz w:val="21"/>
              </w:rPr>
              <w:t>ARI</w:t>
            </w:r>
          </w:p>
        </w:tc>
        <w:tc>
          <w:tcPr>
            <w:tcW w:w="1039" w:type="dxa"/>
            <w:tcBorders>
              <w:bottom w:val="single" w:color="000000" w:sz="8" w:space="0"/>
            </w:tcBorders>
            <w:vAlign w:val="center"/>
          </w:tcPr>
          <w:p w14:paraId="0D25E45E">
            <w:pPr>
              <w:spacing w:before="0" w:after="0" w:line="288" w:lineRule="auto"/>
              <w:jc w:val="center"/>
            </w:pPr>
            <w:r>
              <w:rPr>
                <w:rFonts w:ascii="Times New Roman" w:hAnsi="Times New Roman" w:eastAsia="宋体"/>
                <w:b/>
                <w:i w:val="0"/>
                <w:color w:val="000000"/>
                <w:sz w:val="21"/>
              </w:rPr>
              <w:t>NMI</w:t>
            </w:r>
          </w:p>
        </w:tc>
        <w:tc>
          <w:tcPr>
            <w:tcW w:w="1039" w:type="dxa"/>
            <w:tcBorders>
              <w:bottom w:val="single" w:color="000000" w:sz="8" w:space="0"/>
            </w:tcBorders>
            <w:vAlign w:val="center"/>
          </w:tcPr>
          <w:p w14:paraId="33762D37">
            <w:pPr>
              <w:spacing w:before="0" w:after="0" w:line="288" w:lineRule="auto"/>
              <w:jc w:val="center"/>
            </w:pPr>
            <w:r>
              <w:rPr>
                <w:rFonts w:ascii="Times New Roman" w:hAnsi="Times New Roman" w:eastAsia="宋体"/>
                <w:b/>
                <w:i w:val="0"/>
                <w:color w:val="000000"/>
                <w:sz w:val="21"/>
              </w:rPr>
              <w:t>聚类数</w:t>
            </w:r>
          </w:p>
        </w:tc>
      </w:tr>
      <w:tr w14:paraId="16C101DD">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5C40EA28">
            <w:pPr>
              <w:spacing w:before="0" w:after="0" w:line="288" w:lineRule="auto"/>
              <w:jc w:val="center"/>
            </w:pPr>
            <w:r>
              <w:rPr>
                <w:rFonts w:ascii="Times New Roman" w:hAnsi="Times New Roman" w:eastAsia="宋体"/>
                <w:b w:val="0"/>
                <w:i w:val="0"/>
                <w:color w:val="000000"/>
                <w:sz w:val="21"/>
              </w:rPr>
              <w:t>质量窗口过窄</w:t>
            </w:r>
          </w:p>
        </w:tc>
        <w:tc>
          <w:tcPr>
            <w:tcW w:w="1247" w:type="dxa"/>
            <w:vAlign w:val="center"/>
          </w:tcPr>
          <w:p w14:paraId="0FEA9E04">
            <w:pPr>
              <w:spacing w:before="0" w:after="0" w:line="288" w:lineRule="auto"/>
              <w:jc w:val="left"/>
            </w:pPr>
            <w:r>
              <w:rPr>
                <w:rFonts w:ascii="Times New Roman" w:hAnsi="Times New Roman" w:eastAsia="宋体"/>
                <w:b w:val="0"/>
                <w:i w:val="0"/>
                <w:color w:val="000000"/>
                <w:sz w:val="21"/>
              </w:rPr>
              <w:t>10</w:t>
            </w:r>
          </w:p>
        </w:tc>
        <w:tc>
          <w:tcPr>
            <w:tcW w:w="964" w:type="dxa"/>
            <w:vAlign w:val="center"/>
          </w:tcPr>
          <w:p w14:paraId="273F7DB9">
            <w:pPr>
              <w:spacing w:before="0" w:after="0" w:line="288" w:lineRule="auto"/>
              <w:jc w:val="left"/>
            </w:pPr>
            <w:r>
              <w:rPr>
                <w:rFonts w:ascii="Times New Roman" w:hAnsi="Times New Roman" w:eastAsia="宋体"/>
                <w:b w:val="0"/>
                <w:i w:val="0"/>
                <w:color w:val="000000"/>
                <w:sz w:val="21"/>
              </w:rPr>
              <w:t>0.20</w:t>
            </w:r>
          </w:p>
        </w:tc>
        <w:tc>
          <w:tcPr>
            <w:tcW w:w="1020" w:type="dxa"/>
            <w:vAlign w:val="center"/>
          </w:tcPr>
          <w:p w14:paraId="4E65C649">
            <w:pPr>
              <w:spacing w:before="0" w:after="0" w:line="288" w:lineRule="auto"/>
              <w:jc w:val="left"/>
            </w:pPr>
            <w:r>
              <w:rPr>
                <w:rFonts w:ascii="Times New Roman" w:hAnsi="Times New Roman" w:eastAsia="宋体"/>
                <w:b w:val="0"/>
                <w:i w:val="0"/>
                <w:color w:val="000000"/>
                <w:sz w:val="21"/>
              </w:rPr>
              <w:t>545</w:t>
            </w:r>
          </w:p>
        </w:tc>
        <w:tc>
          <w:tcPr>
            <w:tcW w:w="1134" w:type="dxa"/>
            <w:vAlign w:val="center"/>
          </w:tcPr>
          <w:p w14:paraId="213D987F">
            <w:pPr>
              <w:spacing w:before="0" w:after="0" w:line="288" w:lineRule="auto"/>
              <w:jc w:val="left"/>
            </w:pPr>
            <w:r>
              <w:rPr>
                <w:rFonts w:ascii="Times New Roman" w:hAnsi="Times New Roman" w:eastAsia="宋体"/>
                <w:b w:val="0"/>
                <w:i w:val="0"/>
                <w:color w:val="000000"/>
                <w:sz w:val="21"/>
              </w:rPr>
              <w:t>99.44%</w:t>
            </w:r>
          </w:p>
        </w:tc>
        <w:tc>
          <w:tcPr>
            <w:tcW w:w="907" w:type="dxa"/>
            <w:vAlign w:val="center"/>
          </w:tcPr>
          <w:p w14:paraId="517C0080">
            <w:pPr>
              <w:spacing w:before="0" w:after="0" w:line="288" w:lineRule="auto"/>
              <w:jc w:val="left"/>
            </w:pPr>
            <w:r>
              <w:rPr>
                <w:rFonts w:ascii="Times New Roman" w:hAnsi="Times New Roman" w:eastAsia="宋体"/>
                <w:b w:val="0"/>
                <w:i w:val="0"/>
                <w:color w:val="000000"/>
                <w:sz w:val="21"/>
              </w:rPr>
              <w:t>0.5100</w:t>
            </w:r>
          </w:p>
        </w:tc>
        <w:tc>
          <w:tcPr>
            <w:tcW w:w="907" w:type="dxa"/>
            <w:vAlign w:val="center"/>
          </w:tcPr>
          <w:p w14:paraId="1FDCD5C6">
            <w:pPr>
              <w:spacing w:before="0" w:after="0" w:line="288" w:lineRule="auto"/>
              <w:jc w:val="left"/>
            </w:pPr>
            <w:r>
              <w:rPr>
                <w:rFonts w:ascii="Times New Roman" w:hAnsi="Times New Roman" w:eastAsia="宋体"/>
                <w:b w:val="0"/>
                <w:i w:val="0"/>
                <w:color w:val="000000"/>
                <w:sz w:val="21"/>
              </w:rPr>
              <w:t>0.7591</w:t>
            </w:r>
          </w:p>
        </w:tc>
        <w:tc>
          <w:tcPr>
            <w:tcW w:w="907" w:type="dxa"/>
            <w:vAlign w:val="center"/>
          </w:tcPr>
          <w:p w14:paraId="7132B2CB">
            <w:pPr>
              <w:spacing w:before="0" w:after="0" w:line="288" w:lineRule="auto"/>
              <w:jc w:val="left"/>
            </w:pPr>
            <w:r>
              <w:rPr>
                <w:rFonts w:ascii="Times New Roman" w:hAnsi="Times New Roman" w:eastAsia="宋体"/>
                <w:b w:val="0"/>
                <w:i w:val="0"/>
                <w:color w:val="000000"/>
                <w:sz w:val="21"/>
              </w:rPr>
              <w:t>147</w:t>
            </w:r>
          </w:p>
        </w:tc>
      </w:tr>
      <w:tr w14:paraId="2A0585FC">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4CB97817">
            <w:pPr>
              <w:spacing w:before="0" w:after="0" w:line="288" w:lineRule="auto"/>
              <w:jc w:val="center"/>
            </w:pPr>
            <w:r>
              <w:rPr>
                <w:rFonts w:ascii="Times New Roman" w:hAnsi="Times New Roman" w:eastAsia="宋体"/>
                <w:b w:val="0"/>
                <w:i w:val="0"/>
                <w:color w:val="000000"/>
                <w:sz w:val="21"/>
              </w:rPr>
              <w:t>质量窗口适中</w:t>
            </w:r>
          </w:p>
        </w:tc>
        <w:tc>
          <w:tcPr>
            <w:tcW w:w="1247" w:type="dxa"/>
            <w:vAlign w:val="center"/>
          </w:tcPr>
          <w:p w14:paraId="1F7B9222">
            <w:pPr>
              <w:spacing w:before="0" w:after="0" w:line="288" w:lineRule="auto"/>
              <w:jc w:val="left"/>
            </w:pPr>
            <w:r>
              <w:rPr>
                <w:rFonts w:ascii="Times New Roman" w:hAnsi="Times New Roman" w:eastAsia="宋体"/>
                <w:b w:val="0"/>
                <w:i w:val="0"/>
                <w:color w:val="000000"/>
                <w:sz w:val="21"/>
              </w:rPr>
              <w:t>20</w:t>
            </w:r>
          </w:p>
        </w:tc>
        <w:tc>
          <w:tcPr>
            <w:tcW w:w="964" w:type="dxa"/>
            <w:vAlign w:val="center"/>
          </w:tcPr>
          <w:p w14:paraId="6A9B327E">
            <w:pPr>
              <w:spacing w:before="0" w:after="0" w:line="288" w:lineRule="auto"/>
              <w:jc w:val="left"/>
            </w:pPr>
            <w:r>
              <w:rPr>
                <w:rFonts w:ascii="Times New Roman" w:hAnsi="Times New Roman" w:eastAsia="宋体"/>
                <w:b w:val="0"/>
                <w:i w:val="0"/>
                <w:color w:val="000000"/>
                <w:sz w:val="21"/>
              </w:rPr>
              <w:t>0.20</w:t>
            </w:r>
          </w:p>
        </w:tc>
        <w:tc>
          <w:tcPr>
            <w:tcW w:w="1020" w:type="dxa"/>
            <w:vAlign w:val="center"/>
          </w:tcPr>
          <w:p w14:paraId="1C643274">
            <w:pPr>
              <w:spacing w:before="0" w:after="0" w:line="288" w:lineRule="auto"/>
              <w:jc w:val="left"/>
            </w:pPr>
            <w:r>
              <w:rPr>
                <w:rFonts w:ascii="Times New Roman" w:hAnsi="Times New Roman" w:eastAsia="宋体"/>
                <w:b w:val="0"/>
                <w:i w:val="0"/>
                <w:color w:val="000000"/>
                <w:sz w:val="21"/>
              </w:rPr>
              <w:t>785</w:t>
            </w:r>
          </w:p>
        </w:tc>
        <w:tc>
          <w:tcPr>
            <w:tcW w:w="1134" w:type="dxa"/>
            <w:vAlign w:val="center"/>
          </w:tcPr>
          <w:p w14:paraId="167DC9F6">
            <w:pPr>
              <w:spacing w:before="0" w:after="0" w:line="288" w:lineRule="auto"/>
              <w:jc w:val="left"/>
            </w:pPr>
            <w:r>
              <w:rPr>
                <w:rFonts w:ascii="Times New Roman" w:hAnsi="Times New Roman" w:eastAsia="宋体"/>
                <w:b w:val="0"/>
                <w:i w:val="0"/>
                <w:color w:val="000000"/>
                <w:sz w:val="21"/>
              </w:rPr>
              <w:t>99.19%</w:t>
            </w:r>
          </w:p>
        </w:tc>
        <w:tc>
          <w:tcPr>
            <w:tcW w:w="907" w:type="dxa"/>
            <w:vAlign w:val="center"/>
          </w:tcPr>
          <w:p w14:paraId="0D526F4E">
            <w:pPr>
              <w:spacing w:before="0" w:after="0" w:line="288" w:lineRule="auto"/>
              <w:jc w:val="left"/>
            </w:pPr>
            <w:r>
              <w:rPr>
                <w:rFonts w:ascii="Times New Roman" w:hAnsi="Times New Roman" w:eastAsia="宋体"/>
                <w:b w:val="0"/>
                <w:i w:val="0"/>
                <w:color w:val="000000"/>
                <w:sz w:val="21"/>
              </w:rPr>
              <w:t>0.7580</w:t>
            </w:r>
          </w:p>
        </w:tc>
        <w:tc>
          <w:tcPr>
            <w:tcW w:w="907" w:type="dxa"/>
            <w:vAlign w:val="center"/>
          </w:tcPr>
          <w:p w14:paraId="04B3A0A9">
            <w:pPr>
              <w:spacing w:before="0" w:after="0" w:line="288" w:lineRule="auto"/>
              <w:jc w:val="left"/>
            </w:pPr>
            <w:r>
              <w:rPr>
                <w:rFonts w:ascii="Times New Roman" w:hAnsi="Times New Roman" w:eastAsia="宋体"/>
                <w:b w:val="0"/>
                <w:i w:val="0"/>
                <w:color w:val="000000"/>
                <w:sz w:val="21"/>
              </w:rPr>
              <w:t>0.8484</w:t>
            </w:r>
          </w:p>
        </w:tc>
        <w:tc>
          <w:tcPr>
            <w:tcW w:w="907" w:type="dxa"/>
            <w:vAlign w:val="center"/>
          </w:tcPr>
          <w:p w14:paraId="3954AF00">
            <w:pPr>
              <w:spacing w:before="0" w:after="0" w:line="288" w:lineRule="auto"/>
              <w:jc w:val="left"/>
            </w:pPr>
            <w:r>
              <w:rPr>
                <w:rFonts w:ascii="Times New Roman" w:hAnsi="Times New Roman" w:eastAsia="宋体"/>
                <w:b w:val="0"/>
                <w:i w:val="0"/>
                <w:color w:val="000000"/>
                <w:sz w:val="21"/>
              </w:rPr>
              <w:t>84</w:t>
            </w:r>
          </w:p>
        </w:tc>
      </w:tr>
      <w:tr w14:paraId="1880D0E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100BBEC2">
            <w:pPr>
              <w:spacing w:before="0" w:after="0" w:line="288" w:lineRule="auto"/>
              <w:jc w:val="center"/>
            </w:pPr>
            <w:r>
              <w:rPr>
                <w:rFonts w:ascii="Times New Roman" w:hAnsi="Times New Roman" w:eastAsia="宋体"/>
                <w:b w:val="0"/>
                <w:i w:val="0"/>
                <w:color w:val="000000"/>
                <w:sz w:val="21"/>
              </w:rPr>
              <w:t>基准设置</w:t>
            </w:r>
          </w:p>
        </w:tc>
        <w:tc>
          <w:tcPr>
            <w:tcW w:w="1247" w:type="dxa"/>
            <w:vAlign w:val="center"/>
          </w:tcPr>
          <w:p w14:paraId="51EC3C70">
            <w:pPr>
              <w:spacing w:before="0" w:after="0" w:line="288" w:lineRule="auto"/>
              <w:jc w:val="left"/>
            </w:pPr>
            <w:r>
              <w:rPr>
                <w:rFonts w:ascii="Times New Roman" w:hAnsi="Times New Roman" w:eastAsia="宋体"/>
                <w:b w:val="0"/>
                <w:i w:val="0"/>
                <w:color w:val="000000"/>
                <w:sz w:val="21"/>
              </w:rPr>
              <w:t>80</w:t>
            </w:r>
          </w:p>
        </w:tc>
        <w:tc>
          <w:tcPr>
            <w:tcW w:w="964" w:type="dxa"/>
            <w:vAlign w:val="center"/>
          </w:tcPr>
          <w:p w14:paraId="33A5C1E9">
            <w:pPr>
              <w:spacing w:before="0" w:after="0" w:line="288" w:lineRule="auto"/>
              <w:jc w:val="left"/>
            </w:pPr>
            <w:r>
              <w:rPr>
                <w:rFonts w:ascii="Times New Roman" w:hAnsi="Times New Roman" w:eastAsia="宋体"/>
                <w:b w:val="0"/>
                <w:i w:val="0"/>
                <w:color w:val="000000"/>
                <w:sz w:val="21"/>
              </w:rPr>
              <w:t>0.20</w:t>
            </w:r>
          </w:p>
        </w:tc>
        <w:tc>
          <w:tcPr>
            <w:tcW w:w="1020" w:type="dxa"/>
            <w:vAlign w:val="center"/>
          </w:tcPr>
          <w:p w14:paraId="742E9AC2">
            <w:pPr>
              <w:spacing w:before="0" w:after="0" w:line="288" w:lineRule="auto"/>
              <w:jc w:val="left"/>
            </w:pPr>
            <w:r>
              <w:rPr>
                <w:rFonts w:ascii="Times New Roman" w:hAnsi="Times New Roman" w:eastAsia="宋体"/>
                <w:b w:val="0"/>
                <w:i w:val="0"/>
                <w:color w:val="000000"/>
                <w:sz w:val="21"/>
              </w:rPr>
              <w:t>848</w:t>
            </w:r>
          </w:p>
        </w:tc>
        <w:tc>
          <w:tcPr>
            <w:tcW w:w="1134" w:type="dxa"/>
            <w:vAlign w:val="center"/>
          </w:tcPr>
          <w:p w14:paraId="65BF3EC0">
            <w:pPr>
              <w:spacing w:before="0" w:after="0" w:line="288" w:lineRule="auto"/>
              <w:jc w:val="left"/>
            </w:pPr>
            <w:r>
              <w:rPr>
                <w:rFonts w:ascii="Times New Roman" w:hAnsi="Times New Roman" w:eastAsia="宋体"/>
                <w:b w:val="0"/>
                <w:i w:val="0"/>
                <w:color w:val="000000"/>
                <w:sz w:val="21"/>
              </w:rPr>
              <w:t>99.12%</w:t>
            </w:r>
          </w:p>
        </w:tc>
        <w:tc>
          <w:tcPr>
            <w:tcW w:w="907" w:type="dxa"/>
            <w:vAlign w:val="center"/>
          </w:tcPr>
          <w:p w14:paraId="72A13F94">
            <w:pPr>
              <w:spacing w:before="0" w:after="0" w:line="288" w:lineRule="auto"/>
              <w:jc w:val="left"/>
            </w:pPr>
            <w:r>
              <w:rPr>
                <w:rFonts w:ascii="Times New Roman" w:hAnsi="Times New Roman" w:eastAsia="宋体"/>
                <w:b w:val="0"/>
                <w:i w:val="0"/>
                <w:color w:val="000000"/>
                <w:sz w:val="21"/>
              </w:rPr>
              <w:t>0.8059</w:t>
            </w:r>
          </w:p>
        </w:tc>
        <w:tc>
          <w:tcPr>
            <w:tcW w:w="907" w:type="dxa"/>
            <w:vAlign w:val="center"/>
          </w:tcPr>
          <w:p w14:paraId="5D51FC3F">
            <w:pPr>
              <w:spacing w:before="0" w:after="0" w:line="288" w:lineRule="auto"/>
              <w:jc w:val="left"/>
            </w:pPr>
            <w:r>
              <w:rPr>
                <w:rFonts w:ascii="Times New Roman" w:hAnsi="Times New Roman" w:eastAsia="宋体"/>
                <w:b w:val="0"/>
                <w:i w:val="0"/>
                <w:color w:val="000000"/>
                <w:sz w:val="21"/>
              </w:rPr>
              <w:t>0.8707</w:t>
            </w:r>
          </w:p>
        </w:tc>
        <w:tc>
          <w:tcPr>
            <w:tcW w:w="907" w:type="dxa"/>
            <w:vAlign w:val="center"/>
          </w:tcPr>
          <w:p w14:paraId="45A07D0D">
            <w:pPr>
              <w:spacing w:before="0" w:after="0" w:line="288" w:lineRule="auto"/>
              <w:jc w:val="left"/>
            </w:pPr>
            <w:r>
              <w:rPr>
                <w:rFonts w:ascii="Times New Roman" w:hAnsi="Times New Roman" w:eastAsia="宋体"/>
                <w:b w:val="0"/>
                <w:i w:val="0"/>
                <w:color w:val="000000"/>
                <w:sz w:val="21"/>
              </w:rPr>
              <w:t>71</w:t>
            </w:r>
          </w:p>
        </w:tc>
      </w:tr>
      <w:tr w14:paraId="34A48F0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12299E07">
            <w:pPr>
              <w:spacing w:before="0" w:after="0" w:line="288" w:lineRule="auto"/>
              <w:jc w:val="center"/>
            </w:pPr>
            <w:r>
              <w:rPr>
                <w:rFonts w:ascii="Times New Roman" w:hAnsi="Times New Roman" w:eastAsia="宋体"/>
                <w:b w:val="0"/>
                <w:i w:val="0"/>
                <w:color w:val="000000"/>
                <w:sz w:val="21"/>
              </w:rPr>
              <w:t>相似度阈值降低</w:t>
            </w:r>
          </w:p>
        </w:tc>
        <w:tc>
          <w:tcPr>
            <w:tcW w:w="1247" w:type="dxa"/>
            <w:vAlign w:val="center"/>
          </w:tcPr>
          <w:p w14:paraId="4BA68051">
            <w:pPr>
              <w:spacing w:before="0" w:after="0" w:line="288" w:lineRule="auto"/>
              <w:jc w:val="left"/>
            </w:pPr>
            <w:r>
              <w:rPr>
                <w:rFonts w:ascii="Times New Roman" w:hAnsi="Times New Roman" w:eastAsia="宋体"/>
                <w:b w:val="0"/>
                <w:i w:val="0"/>
                <w:color w:val="000000"/>
                <w:sz w:val="21"/>
              </w:rPr>
              <w:t>80</w:t>
            </w:r>
          </w:p>
        </w:tc>
        <w:tc>
          <w:tcPr>
            <w:tcW w:w="964" w:type="dxa"/>
            <w:vAlign w:val="center"/>
          </w:tcPr>
          <w:p w14:paraId="3F1D55A2">
            <w:pPr>
              <w:spacing w:before="0" w:after="0" w:line="288" w:lineRule="auto"/>
              <w:jc w:val="left"/>
            </w:pPr>
            <w:r>
              <w:rPr>
                <w:rFonts w:ascii="Times New Roman" w:hAnsi="Times New Roman" w:eastAsia="宋体"/>
                <w:b w:val="0"/>
                <w:i w:val="0"/>
                <w:color w:val="000000"/>
                <w:sz w:val="21"/>
              </w:rPr>
              <w:t>0.15</w:t>
            </w:r>
          </w:p>
        </w:tc>
        <w:tc>
          <w:tcPr>
            <w:tcW w:w="1020" w:type="dxa"/>
            <w:vAlign w:val="center"/>
          </w:tcPr>
          <w:p w14:paraId="5F3FCDA4">
            <w:pPr>
              <w:spacing w:before="0" w:after="0" w:line="288" w:lineRule="auto"/>
              <w:jc w:val="left"/>
            </w:pPr>
            <w:r>
              <w:rPr>
                <w:rFonts w:ascii="Times New Roman" w:hAnsi="Times New Roman" w:eastAsia="宋体"/>
                <w:b w:val="0"/>
                <w:i w:val="0"/>
                <w:color w:val="000000"/>
                <w:sz w:val="21"/>
              </w:rPr>
              <w:t>848</w:t>
            </w:r>
          </w:p>
        </w:tc>
        <w:tc>
          <w:tcPr>
            <w:tcW w:w="1134" w:type="dxa"/>
            <w:vAlign w:val="center"/>
          </w:tcPr>
          <w:p w14:paraId="414D6BE6">
            <w:pPr>
              <w:spacing w:before="0" w:after="0" w:line="288" w:lineRule="auto"/>
              <w:jc w:val="left"/>
            </w:pPr>
            <w:r>
              <w:rPr>
                <w:rFonts w:ascii="Times New Roman" w:hAnsi="Times New Roman" w:eastAsia="宋体"/>
                <w:b w:val="0"/>
                <w:i w:val="0"/>
                <w:color w:val="000000"/>
                <w:sz w:val="21"/>
              </w:rPr>
              <w:t>99.12%</w:t>
            </w:r>
          </w:p>
        </w:tc>
        <w:tc>
          <w:tcPr>
            <w:tcW w:w="907" w:type="dxa"/>
            <w:vAlign w:val="center"/>
          </w:tcPr>
          <w:p w14:paraId="58FD5A26">
            <w:pPr>
              <w:spacing w:before="0" w:after="0" w:line="288" w:lineRule="auto"/>
              <w:jc w:val="left"/>
            </w:pPr>
            <w:r>
              <w:rPr>
                <w:rFonts w:ascii="Times New Roman" w:hAnsi="Times New Roman" w:eastAsia="宋体"/>
                <w:b w:val="0"/>
                <w:i w:val="0"/>
                <w:color w:val="000000"/>
                <w:sz w:val="21"/>
              </w:rPr>
              <w:t>0.8668</w:t>
            </w:r>
          </w:p>
        </w:tc>
        <w:tc>
          <w:tcPr>
            <w:tcW w:w="907" w:type="dxa"/>
            <w:vAlign w:val="center"/>
          </w:tcPr>
          <w:p w14:paraId="3994C673">
            <w:pPr>
              <w:spacing w:before="0" w:after="0" w:line="288" w:lineRule="auto"/>
              <w:jc w:val="left"/>
            </w:pPr>
            <w:r>
              <w:rPr>
                <w:rFonts w:ascii="Times New Roman" w:hAnsi="Times New Roman" w:eastAsia="宋体"/>
                <w:b w:val="0"/>
                <w:i w:val="0"/>
                <w:color w:val="000000"/>
                <w:sz w:val="21"/>
              </w:rPr>
              <w:t>0.9049</w:t>
            </w:r>
          </w:p>
        </w:tc>
        <w:tc>
          <w:tcPr>
            <w:tcW w:w="907" w:type="dxa"/>
            <w:vAlign w:val="center"/>
          </w:tcPr>
          <w:p w14:paraId="381F7603">
            <w:pPr>
              <w:spacing w:before="0" w:after="0" w:line="288" w:lineRule="auto"/>
              <w:jc w:val="left"/>
            </w:pPr>
            <w:r>
              <w:rPr>
                <w:rFonts w:ascii="Times New Roman" w:hAnsi="Times New Roman" w:eastAsia="宋体"/>
                <w:b w:val="0"/>
                <w:i w:val="0"/>
                <w:color w:val="000000"/>
                <w:sz w:val="21"/>
              </w:rPr>
              <w:t>51</w:t>
            </w:r>
          </w:p>
        </w:tc>
      </w:tr>
      <w:tr w14:paraId="5F35A66F">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28B78147">
            <w:pPr>
              <w:spacing w:before="0" w:after="0" w:line="288" w:lineRule="auto"/>
              <w:jc w:val="center"/>
            </w:pPr>
            <w:r>
              <w:rPr>
                <w:rFonts w:ascii="Times New Roman" w:hAnsi="Times New Roman" w:eastAsia="宋体"/>
                <w:b w:val="0"/>
                <w:i w:val="0"/>
                <w:color w:val="000000"/>
                <w:sz w:val="21"/>
              </w:rPr>
              <w:t>相似度阈值提高</w:t>
            </w:r>
          </w:p>
        </w:tc>
        <w:tc>
          <w:tcPr>
            <w:tcW w:w="1247" w:type="dxa"/>
            <w:vAlign w:val="center"/>
          </w:tcPr>
          <w:p w14:paraId="741FD681">
            <w:pPr>
              <w:spacing w:before="0" w:after="0" w:line="288" w:lineRule="auto"/>
              <w:jc w:val="left"/>
            </w:pPr>
            <w:r>
              <w:rPr>
                <w:rFonts w:ascii="Times New Roman" w:hAnsi="Times New Roman" w:eastAsia="宋体"/>
                <w:b w:val="0"/>
                <w:i w:val="0"/>
                <w:color w:val="000000"/>
                <w:sz w:val="21"/>
              </w:rPr>
              <w:t>80</w:t>
            </w:r>
          </w:p>
        </w:tc>
        <w:tc>
          <w:tcPr>
            <w:tcW w:w="964" w:type="dxa"/>
            <w:vAlign w:val="center"/>
          </w:tcPr>
          <w:p w14:paraId="140B03E7">
            <w:pPr>
              <w:spacing w:before="0" w:after="0" w:line="288" w:lineRule="auto"/>
              <w:jc w:val="left"/>
            </w:pPr>
            <w:r>
              <w:rPr>
                <w:rFonts w:ascii="Times New Roman" w:hAnsi="Times New Roman" w:eastAsia="宋体"/>
                <w:b w:val="0"/>
                <w:i w:val="0"/>
                <w:color w:val="000000"/>
                <w:sz w:val="21"/>
              </w:rPr>
              <w:t>0.25</w:t>
            </w:r>
          </w:p>
        </w:tc>
        <w:tc>
          <w:tcPr>
            <w:tcW w:w="1020" w:type="dxa"/>
            <w:vAlign w:val="center"/>
          </w:tcPr>
          <w:p w14:paraId="007FE034">
            <w:pPr>
              <w:spacing w:before="0" w:after="0" w:line="288" w:lineRule="auto"/>
              <w:jc w:val="left"/>
            </w:pPr>
            <w:r>
              <w:rPr>
                <w:rFonts w:ascii="Times New Roman" w:hAnsi="Times New Roman" w:eastAsia="宋体"/>
                <w:b w:val="0"/>
                <w:i w:val="0"/>
                <w:color w:val="000000"/>
                <w:sz w:val="21"/>
              </w:rPr>
              <w:t>848</w:t>
            </w:r>
          </w:p>
        </w:tc>
        <w:tc>
          <w:tcPr>
            <w:tcW w:w="1134" w:type="dxa"/>
            <w:vAlign w:val="center"/>
          </w:tcPr>
          <w:p w14:paraId="6F301CF1">
            <w:pPr>
              <w:spacing w:before="0" w:after="0" w:line="288" w:lineRule="auto"/>
              <w:jc w:val="left"/>
            </w:pPr>
            <w:r>
              <w:rPr>
                <w:rFonts w:ascii="Times New Roman" w:hAnsi="Times New Roman" w:eastAsia="宋体"/>
                <w:b w:val="0"/>
                <w:i w:val="0"/>
                <w:color w:val="000000"/>
                <w:sz w:val="21"/>
              </w:rPr>
              <w:t>99.12%</w:t>
            </w:r>
          </w:p>
        </w:tc>
        <w:tc>
          <w:tcPr>
            <w:tcW w:w="907" w:type="dxa"/>
            <w:vAlign w:val="center"/>
          </w:tcPr>
          <w:p w14:paraId="1F891F4E">
            <w:pPr>
              <w:spacing w:before="0" w:after="0" w:line="288" w:lineRule="auto"/>
              <w:jc w:val="left"/>
            </w:pPr>
            <w:r>
              <w:rPr>
                <w:rFonts w:ascii="Times New Roman" w:hAnsi="Times New Roman" w:eastAsia="宋体"/>
                <w:b w:val="0"/>
                <w:i w:val="0"/>
                <w:color w:val="000000"/>
                <w:sz w:val="21"/>
              </w:rPr>
              <w:t>0.7066</w:t>
            </w:r>
          </w:p>
        </w:tc>
        <w:tc>
          <w:tcPr>
            <w:tcW w:w="907" w:type="dxa"/>
            <w:vAlign w:val="center"/>
          </w:tcPr>
          <w:p w14:paraId="4910F6EA">
            <w:pPr>
              <w:spacing w:before="0" w:after="0" w:line="288" w:lineRule="auto"/>
              <w:jc w:val="left"/>
            </w:pPr>
            <w:r>
              <w:rPr>
                <w:rFonts w:ascii="Times New Roman" w:hAnsi="Times New Roman" w:eastAsia="宋体"/>
                <w:b w:val="0"/>
                <w:i w:val="0"/>
                <w:color w:val="000000"/>
                <w:sz w:val="21"/>
              </w:rPr>
              <w:t>0.8280</w:t>
            </w:r>
          </w:p>
        </w:tc>
        <w:tc>
          <w:tcPr>
            <w:tcW w:w="907" w:type="dxa"/>
            <w:vAlign w:val="center"/>
          </w:tcPr>
          <w:p w14:paraId="52A650CE">
            <w:pPr>
              <w:spacing w:before="0" w:after="0" w:line="288" w:lineRule="auto"/>
              <w:jc w:val="left"/>
            </w:pPr>
            <w:r>
              <w:rPr>
                <w:rFonts w:ascii="Times New Roman" w:hAnsi="Times New Roman" w:eastAsia="宋体"/>
                <w:b w:val="0"/>
                <w:i w:val="0"/>
                <w:color w:val="000000"/>
                <w:sz w:val="21"/>
              </w:rPr>
              <w:t>95</w:t>
            </w:r>
          </w:p>
        </w:tc>
      </w:tr>
    </w:tbl>
    <w:p w14:paraId="4C63E0E1"/>
    <w:p w14:paraId="2363B91E">
      <w:pPr>
        <w:spacing w:before="0" w:after="0" w:line="360" w:lineRule="auto"/>
        <w:ind w:firstLine="420"/>
        <w:jc w:val="both"/>
      </w:pPr>
      <w:r>
        <w:rPr>
          <w:rFonts w:ascii="Times New Roman" w:hAnsi="Times New Roman" w:eastAsia="宋体"/>
          <w:b w:val="0"/>
          <w:i w:val="0"/>
          <w:color w:val="000000"/>
          <w:sz w:val="24"/>
        </w:rPr>
        <w:t>参数敏感性结果表明，质量窗口过窄时虽然候选对进一步减少到 545 对，但 ARI 下降到 0.5100，说明真实同源谱图被过度拆分；质量窗口放宽到基准设置后，候选对增加到 848 对，ARI 和 NMI 明显提高。相似度阈值降低到 0.15 时，ARI 和 NMI 进一步提升，但簇数减少，存在把局部相似谱图合并得更宽的风险；阈值提高到 0.25 时，候选对不变但连通条件变严，ARI 下降到 0.7066。由此可见，质量窗口控制召回，相似度阈值控制合并强度，两者需要共同调节。</w:t>
      </w:r>
    </w:p>
    <w:p w14:paraId="5689D1D2">
      <w:pPr>
        <w:jc w:val="center"/>
      </w:pPr>
      <w:r>
        <w:drawing>
          <wp:inline distT="0" distB="0" distL="114300" distR="114300">
            <wp:extent cx="5111750" cy="2988310"/>
            <wp:effectExtent l="0" t="0" r="19050" b="889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34"/>
                    <a:stretch>
                      <a:fillRect/>
                    </a:stretch>
                  </pic:blipFill>
                  <pic:spPr>
                    <a:xfrm>
                      <a:off x="0" y="0"/>
                      <a:ext cx="5112000" cy="2988554"/>
                    </a:xfrm>
                    <a:prstGeom prst="rect">
                      <a:avLst/>
                    </a:prstGeom>
                  </pic:spPr>
                </pic:pic>
              </a:graphicData>
            </a:graphic>
          </wp:inline>
        </w:drawing>
      </w:r>
    </w:p>
    <w:p w14:paraId="6EFE411D">
      <w:pPr>
        <w:spacing w:after="120"/>
        <w:jc w:val="center"/>
      </w:pPr>
      <w:r>
        <w:rPr>
          <w:rFonts w:ascii="Times New Roman" w:hAnsi="Times New Roman" w:eastAsia="宋体"/>
          <w:b w:val="0"/>
          <w:i w:val="0"/>
          <w:color w:val="000000"/>
          <w:sz w:val="21"/>
        </w:rPr>
        <w:t>图17 过滤候选对与随机谱图对相似度分布</w:t>
      </w:r>
    </w:p>
    <w:p w14:paraId="78BAB007">
      <w:pPr>
        <w:spacing w:before="0" w:after="0" w:line="360" w:lineRule="auto"/>
        <w:ind w:firstLine="420"/>
        <w:jc w:val="both"/>
      </w:pPr>
      <w:r>
        <w:rPr>
          <w:rFonts w:ascii="Times New Roman" w:hAnsi="Times New Roman" w:eastAsia="宋体"/>
          <w:b w:val="0"/>
          <w:i w:val="0"/>
          <w:color w:val="000000"/>
          <w:sz w:val="24"/>
        </w:rPr>
        <w:t>相似度分布图显示，数据库过滤得到的候选谱图对整体向高相似区间集中，而随机抽取的谱图对多数分布在低相似区间。换言之，过滤条件不仅减少了候选数量，也提高了进入相似度计算阶段的候选质量。若后续接入真实 TopLib 谱图库，可以在该阶段进一步引入 fragment error、同位素误差修正和目标-诱饵判定，从而提高边界谱图的可靠性。</w:t>
      </w:r>
    </w:p>
    <w:p w14:paraId="5FD03FC3">
      <w:pPr>
        <w:pStyle w:val="3"/>
        <w:jc w:val="left"/>
      </w:pPr>
      <w:r>
        <w:rPr>
          <w:rFonts w:ascii="Times New Roman" w:hAnsi="Times New Roman" w:eastAsia="黑体"/>
          <w:b/>
          <w:i w:val="0"/>
          <w:color w:val="000000"/>
          <w:sz w:val="24"/>
        </w:rPr>
        <w:t>6.6 聚类结果可视化</w:t>
      </w:r>
    </w:p>
    <w:p w14:paraId="2487B11A">
      <w:pPr>
        <w:jc w:val="center"/>
      </w:pPr>
      <w:r>
        <w:drawing>
          <wp:inline distT="0" distB="0" distL="114300" distR="114300">
            <wp:extent cx="5111750" cy="3237230"/>
            <wp:effectExtent l="0" t="0" r="19050" b="1397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5"/>
                    <a:stretch>
                      <a:fillRect/>
                    </a:stretch>
                  </pic:blipFill>
                  <pic:spPr>
                    <a:xfrm>
                      <a:off x="0" y="0"/>
                      <a:ext cx="5112000" cy="3237600"/>
                    </a:xfrm>
                    <a:prstGeom prst="rect">
                      <a:avLst/>
                    </a:prstGeom>
                  </pic:spPr>
                </pic:pic>
              </a:graphicData>
            </a:graphic>
          </wp:inline>
        </w:drawing>
      </w:r>
    </w:p>
    <w:p w14:paraId="3BE9D45D">
      <w:pPr>
        <w:spacing w:after="120"/>
        <w:jc w:val="center"/>
      </w:pPr>
      <w:r>
        <w:rPr>
          <w:rFonts w:ascii="Times New Roman" w:hAnsi="Times New Roman" w:eastAsia="宋体"/>
          <w:b w:val="0"/>
          <w:i w:val="0"/>
          <w:color w:val="000000"/>
          <w:sz w:val="21"/>
        </w:rPr>
        <w:t>图18 数据库过滤聚类结果二维投影</w:t>
      </w:r>
    </w:p>
    <w:p w14:paraId="5ECF68E1">
      <w:pPr>
        <w:spacing w:before="0" w:after="0" w:line="360" w:lineRule="auto"/>
        <w:ind w:firstLine="420"/>
        <w:jc w:val="both"/>
      </w:pPr>
      <w:r>
        <w:rPr>
          <w:rFonts w:ascii="Times New Roman" w:hAnsi="Times New Roman" w:eastAsia="宋体"/>
          <w:b w:val="0"/>
          <w:i w:val="0"/>
          <w:color w:val="000000"/>
          <w:sz w:val="24"/>
        </w:rPr>
        <w:t>二维投影图用于辅助观察谱图向量的总体结构。图中颜色表示真实谱图组，可以看到不同组之间存在局部重叠，说明模拟数据并不是完全线性可分。数据库过滤聚类仍能取得较高 ARI，说明过滤条件并非只利用一个字段，而是结合了前体属性和峰型相似关系。</w:t>
      </w:r>
    </w:p>
    <w:p w14:paraId="1660D242">
      <w:pPr>
        <w:spacing w:before="0" w:after="0" w:line="360" w:lineRule="auto"/>
        <w:ind w:firstLine="420"/>
        <w:jc w:val="both"/>
      </w:pPr>
      <w:r>
        <w:rPr>
          <w:rFonts w:ascii="Times New Roman" w:hAnsi="Times New Roman" w:eastAsia="宋体"/>
          <w:b w:val="0"/>
          <w:i w:val="0"/>
          <w:color w:val="000000"/>
          <w:sz w:val="24"/>
        </w:rPr>
        <w:t>投影图也揭示了本文算法的局限：部分真实组在二维空间中被压到相邻区域，容易出现局部连通不足或边界谱图被单独分出的情况。这与第 6.3 节中轮廓系数不高的现象一致。后续如果接入真实谱图库，可以在候选生成后引入 TopLib 的 fragment cosine、代表谱图选择和目标-诱饵判定，以提高边界谱图处理的稳定性。</w:t>
      </w:r>
    </w:p>
    <w:p w14:paraId="5D4C63C2">
      <w:pPr>
        <w:spacing w:before="0" w:after="0" w:line="360" w:lineRule="auto"/>
        <w:ind w:firstLine="420"/>
        <w:jc w:val="both"/>
      </w:pPr>
      <w:r>
        <w:rPr>
          <w:rFonts w:ascii="Times New Roman" w:hAnsi="Times New Roman" w:eastAsia="宋体"/>
          <w:b w:val="0"/>
          <w:i w:val="0"/>
          <w:color w:val="000000"/>
          <w:sz w:val="24"/>
        </w:rPr>
        <w:t>需要强调的是，二维投影只是高维谱图向量的可视化近似，不能替代定量评价。本文最终结论仍以 ARI、NMI、候选过滤率、候选对数量和参数敏感性分析为主要依据。</w:t>
      </w:r>
    </w:p>
    <w:p w14:paraId="029D332D">
      <w:pPr>
        <w:pStyle w:val="3"/>
        <w:jc w:val="left"/>
      </w:pPr>
      <w:r>
        <w:rPr>
          <w:rFonts w:ascii="Times New Roman" w:hAnsi="Times New Roman" w:eastAsia="黑体"/>
          <w:b/>
          <w:i w:val="0"/>
          <w:color w:val="000000"/>
          <w:sz w:val="24"/>
        </w:rPr>
        <w:t>6.7 实验流程与功能测试</w:t>
      </w:r>
    </w:p>
    <w:p w14:paraId="7B79D741">
      <w:pPr>
        <w:spacing w:before="0" w:after="0" w:line="360" w:lineRule="auto"/>
        <w:ind w:firstLine="420"/>
        <w:jc w:val="both"/>
      </w:pPr>
      <w:r>
        <w:rPr>
          <w:rFonts w:ascii="Times New Roman" w:hAnsi="Times New Roman" w:eastAsia="宋体"/>
          <w:b w:val="0"/>
          <w:i w:val="0"/>
          <w:color w:val="000000"/>
          <w:sz w:val="24"/>
        </w:rPr>
        <w:t>在完成聚类质量和效率比较后，还需要确认实验链路本身能够稳定复现。本文将功能测试放在结果分析最后，目的是证明谱图生成、数据库写入、候选过滤、聚类输出和指标导出之间不是孤立步骤，而是可以连续运行的算法验证流程。</w:t>
      </w:r>
    </w:p>
    <w:p w14:paraId="52B58013">
      <w:pPr>
        <w:spacing w:before="0" w:after="0" w:line="360" w:lineRule="auto"/>
        <w:ind w:firstLine="420"/>
        <w:jc w:val="both"/>
      </w:pPr>
      <w:r>
        <w:rPr>
          <w:rFonts w:ascii="Times New Roman" w:hAnsi="Times New Roman" w:eastAsia="宋体"/>
          <w:b w:val="0"/>
          <w:i w:val="0"/>
          <w:color w:val="000000"/>
          <w:sz w:val="24"/>
        </w:rPr>
        <w:t>功能测试围绕实验原型的完整链路展开，包括谱图生成、SQLite 入库、候选过滤、相似度计算、聚类输出、指标导出和图表生成。每一步都要求输出文件或数据库记录能够被下一步消费，避免出现“算法能运行但结果无法复查”的问题。</w:t>
      </w:r>
    </w:p>
    <w:p w14:paraId="6E38BAC2">
      <w:pPr>
        <w:spacing w:after="120"/>
        <w:jc w:val="center"/>
      </w:pPr>
      <w:r>
        <w:rPr>
          <w:rFonts w:ascii="Times New Roman" w:hAnsi="Times New Roman" w:eastAsia="宋体"/>
          <w:b w:val="0"/>
          <w:i w:val="0"/>
          <w:color w:val="000000"/>
          <w:sz w:val="21"/>
        </w:rPr>
        <w:t>表6 系统功能测试用例</w:t>
      </w:r>
    </w:p>
    <w:tbl>
      <w:tblPr>
        <w:tblStyle w:val="16"/>
        <w:tblW w:w="0" w:type="auto"/>
        <w:jc w:val="center"/>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701"/>
        <w:gridCol w:w="2835"/>
        <w:gridCol w:w="2835"/>
        <w:gridCol w:w="1417"/>
      </w:tblGrid>
      <w:tr w14:paraId="0F500B63">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PrEx>
        <w:trPr>
          <w:jc w:val="center"/>
        </w:trPr>
        <w:tc>
          <w:tcPr>
            <w:tcW w:w="2078" w:type="dxa"/>
            <w:tcBorders>
              <w:bottom w:val="single" w:color="000000" w:sz="8" w:space="0"/>
            </w:tcBorders>
            <w:vAlign w:val="center"/>
          </w:tcPr>
          <w:p w14:paraId="6818104D">
            <w:pPr>
              <w:spacing w:before="0" w:after="0" w:line="288" w:lineRule="auto"/>
              <w:jc w:val="center"/>
            </w:pPr>
            <w:r>
              <w:rPr>
                <w:rFonts w:ascii="Times New Roman" w:hAnsi="Times New Roman" w:eastAsia="宋体"/>
                <w:b/>
                <w:i w:val="0"/>
                <w:color w:val="000000"/>
                <w:sz w:val="21"/>
              </w:rPr>
              <w:t>测试项</w:t>
            </w:r>
          </w:p>
        </w:tc>
        <w:tc>
          <w:tcPr>
            <w:tcW w:w="2078" w:type="dxa"/>
            <w:tcBorders>
              <w:bottom w:val="single" w:color="000000" w:sz="8" w:space="0"/>
            </w:tcBorders>
            <w:vAlign w:val="center"/>
          </w:tcPr>
          <w:p w14:paraId="1B48FEAC">
            <w:pPr>
              <w:spacing w:before="0" w:after="0" w:line="288" w:lineRule="auto"/>
              <w:jc w:val="center"/>
            </w:pPr>
            <w:r>
              <w:rPr>
                <w:rFonts w:ascii="Times New Roman" w:hAnsi="Times New Roman" w:eastAsia="宋体"/>
                <w:b/>
                <w:i w:val="0"/>
                <w:color w:val="000000"/>
                <w:sz w:val="21"/>
              </w:rPr>
              <w:t>输入条件</w:t>
            </w:r>
          </w:p>
        </w:tc>
        <w:tc>
          <w:tcPr>
            <w:tcW w:w="2078" w:type="dxa"/>
            <w:tcBorders>
              <w:bottom w:val="single" w:color="000000" w:sz="8" w:space="0"/>
            </w:tcBorders>
            <w:vAlign w:val="center"/>
          </w:tcPr>
          <w:p w14:paraId="06EA0A50">
            <w:pPr>
              <w:spacing w:before="0" w:after="0" w:line="288" w:lineRule="auto"/>
              <w:jc w:val="center"/>
            </w:pPr>
            <w:r>
              <w:rPr>
                <w:rFonts w:ascii="Times New Roman" w:hAnsi="Times New Roman" w:eastAsia="宋体"/>
                <w:b/>
                <w:i w:val="0"/>
                <w:color w:val="000000"/>
                <w:sz w:val="21"/>
              </w:rPr>
              <w:t>预期结果</w:t>
            </w:r>
          </w:p>
        </w:tc>
        <w:tc>
          <w:tcPr>
            <w:tcW w:w="2078" w:type="dxa"/>
            <w:tcBorders>
              <w:bottom w:val="single" w:color="000000" w:sz="8" w:space="0"/>
            </w:tcBorders>
            <w:vAlign w:val="center"/>
          </w:tcPr>
          <w:p w14:paraId="7EDCB8E3">
            <w:pPr>
              <w:spacing w:before="0" w:after="0" w:line="288" w:lineRule="auto"/>
              <w:jc w:val="center"/>
            </w:pPr>
            <w:r>
              <w:rPr>
                <w:rFonts w:ascii="Times New Roman" w:hAnsi="Times New Roman" w:eastAsia="宋体"/>
                <w:b/>
                <w:i w:val="0"/>
                <w:color w:val="000000"/>
                <w:sz w:val="21"/>
              </w:rPr>
              <w:t>测试结果</w:t>
            </w:r>
          </w:p>
        </w:tc>
      </w:tr>
      <w:tr w14:paraId="793A72B4">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25A4CA9D">
            <w:pPr>
              <w:spacing w:before="0" w:after="0" w:line="288" w:lineRule="auto"/>
              <w:jc w:val="center"/>
            </w:pPr>
            <w:r>
              <w:rPr>
                <w:rFonts w:ascii="Times New Roman" w:hAnsi="Times New Roman" w:eastAsia="宋体"/>
                <w:b w:val="0"/>
                <w:i w:val="0"/>
                <w:color w:val="000000"/>
                <w:sz w:val="21"/>
              </w:rPr>
              <w:t>谱图入库</w:t>
            </w:r>
          </w:p>
        </w:tc>
        <w:tc>
          <w:tcPr>
            <w:tcW w:w="2835" w:type="dxa"/>
            <w:vAlign w:val="center"/>
          </w:tcPr>
          <w:p w14:paraId="16E2DC42">
            <w:pPr>
              <w:spacing w:before="0" w:after="0" w:line="288" w:lineRule="auto"/>
              <w:jc w:val="left"/>
            </w:pPr>
            <w:r>
              <w:rPr>
                <w:rFonts w:ascii="Times New Roman" w:hAnsi="Times New Roman" w:eastAsia="宋体"/>
                <w:b w:val="0"/>
                <w:i w:val="0"/>
                <w:color w:val="000000"/>
                <w:sz w:val="21"/>
              </w:rPr>
              <w:t>运行实验脚本并生成模拟谱图</w:t>
            </w:r>
          </w:p>
        </w:tc>
        <w:tc>
          <w:tcPr>
            <w:tcW w:w="2835" w:type="dxa"/>
            <w:vAlign w:val="center"/>
          </w:tcPr>
          <w:p w14:paraId="04BFF4A3">
            <w:pPr>
              <w:spacing w:before="0" w:after="0" w:line="288" w:lineRule="auto"/>
              <w:jc w:val="left"/>
            </w:pPr>
            <w:r>
              <w:rPr>
                <w:rFonts w:ascii="Times New Roman" w:hAnsi="Times New Roman" w:eastAsia="宋体"/>
                <w:b w:val="0"/>
                <w:i w:val="0"/>
                <w:color w:val="000000"/>
                <w:sz w:val="21"/>
              </w:rPr>
              <w:t>spectrum 与 peak 表均可写入，索引创建成功</w:t>
            </w:r>
          </w:p>
        </w:tc>
        <w:tc>
          <w:tcPr>
            <w:tcW w:w="1417" w:type="dxa"/>
            <w:vAlign w:val="center"/>
          </w:tcPr>
          <w:p w14:paraId="5DAD869F">
            <w:pPr>
              <w:spacing w:before="0" w:after="0" w:line="288" w:lineRule="auto"/>
              <w:jc w:val="left"/>
            </w:pPr>
            <w:r>
              <w:rPr>
                <w:rFonts w:ascii="Times New Roman" w:hAnsi="Times New Roman" w:eastAsia="宋体"/>
                <w:b w:val="0"/>
                <w:i w:val="0"/>
                <w:color w:val="000000"/>
                <w:sz w:val="21"/>
              </w:rPr>
              <w:t>通过</w:t>
            </w:r>
          </w:p>
        </w:tc>
      </w:tr>
      <w:tr w14:paraId="7D6E259D">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010C973F">
            <w:pPr>
              <w:spacing w:before="0" w:after="0" w:line="288" w:lineRule="auto"/>
              <w:jc w:val="center"/>
            </w:pPr>
            <w:r>
              <w:rPr>
                <w:rFonts w:ascii="Times New Roman" w:hAnsi="Times New Roman" w:eastAsia="宋体"/>
                <w:b w:val="0"/>
                <w:i w:val="0"/>
                <w:color w:val="000000"/>
                <w:sz w:val="21"/>
              </w:rPr>
              <w:t>候选过滤</w:t>
            </w:r>
          </w:p>
        </w:tc>
        <w:tc>
          <w:tcPr>
            <w:tcW w:w="2835" w:type="dxa"/>
            <w:vAlign w:val="center"/>
          </w:tcPr>
          <w:p w14:paraId="16572058">
            <w:pPr>
              <w:spacing w:before="0" w:after="0" w:line="288" w:lineRule="auto"/>
              <w:jc w:val="left"/>
            </w:pPr>
            <w:r>
              <w:rPr>
                <w:rFonts w:ascii="Times New Roman" w:hAnsi="Times New Roman" w:eastAsia="宋体"/>
                <w:b w:val="0"/>
                <w:i w:val="0"/>
                <w:color w:val="000000"/>
                <w:sz w:val="21"/>
              </w:rPr>
              <w:t>给定单条谱图及过滤窗口</w:t>
            </w:r>
          </w:p>
        </w:tc>
        <w:tc>
          <w:tcPr>
            <w:tcW w:w="2835" w:type="dxa"/>
            <w:vAlign w:val="center"/>
          </w:tcPr>
          <w:p w14:paraId="10A1770E">
            <w:pPr>
              <w:spacing w:before="0" w:after="0" w:line="288" w:lineRule="auto"/>
              <w:jc w:val="left"/>
            </w:pPr>
            <w:r>
              <w:rPr>
                <w:rFonts w:ascii="Times New Roman" w:hAnsi="Times New Roman" w:eastAsia="宋体"/>
                <w:b w:val="0"/>
                <w:i w:val="0"/>
                <w:color w:val="000000"/>
                <w:sz w:val="21"/>
              </w:rPr>
              <w:t>返回满足质量、荷电和强峰条件的候选谱图</w:t>
            </w:r>
          </w:p>
        </w:tc>
        <w:tc>
          <w:tcPr>
            <w:tcW w:w="1417" w:type="dxa"/>
            <w:vAlign w:val="center"/>
          </w:tcPr>
          <w:p w14:paraId="4E65EF18">
            <w:pPr>
              <w:spacing w:before="0" w:after="0" w:line="288" w:lineRule="auto"/>
              <w:jc w:val="left"/>
            </w:pPr>
            <w:r>
              <w:rPr>
                <w:rFonts w:ascii="Times New Roman" w:hAnsi="Times New Roman" w:eastAsia="宋体"/>
                <w:b w:val="0"/>
                <w:i w:val="0"/>
                <w:color w:val="000000"/>
                <w:sz w:val="21"/>
              </w:rPr>
              <w:t>通过</w:t>
            </w:r>
          </w:p>
        </w:tc>
      </w:tr>
      <w:tr w14:paraId="3C8B7888">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7F07D0F7">
            <w:pPr>
              <w:spacing w:before="0" w:after="0" w:line="288" w:lineRule="auto"/>
              <w:jc w:val="center"/>
            </w:pPr>
            <w:r>
              <w:rPr>
                <w:rFonts w:ascii="Times New Roman" w:hAnsi="Times New Roman" w:eastAsia="宋体"/>
                <w:b w:val="0"/>
                <w:i w:val="0"/>
                <w:color w:val="000000"/>
                <w:sz w:val="21"/>
              </w:rPr>
              <w:t>相似度计算</w:t>
            </w:r>
          </w:p>
        </w:tc>
        <w:tc>
          <w:tcPr>
            <w:tcW w:w="2835" w:type="dxa"/>
            <w:vAlign w:val="center"/>
          </w:tcPr>
          <w:p w14:paraId="50E91981">
            <w:pPr>
              <w:spacing w:before="0" w:after="0" w:line="288" w:lineRule="auto"/>
              <w:jc w:val="left"/>
            </w:pPr>
            <w:r>
              <w:rPr>
                <w:rFonts w:ascii="Times New Roman" w:hAnsi="Times New Roman" w:eastAsia="宋体"/>
                <w:b w:val="0"/>
                <w:i w:val="0"/>
                <w:color w:val="000000"/>
                <w:sz w:val="21"/>
              </w:rPr>
              <w:t>输入归一化谱图向量</w:t>
            </w:r>
          </w:p>
        </w:tc>
        <w:tc>
          <w:tcPr>
            <w:tcW w:w="2835" w:type="dxa"/>
            <w:vAlign w:val="center"/>
          </w:tcPr>
          <w:p w14:paraId="37BC00D2">
            <w:pPr>
              <w:spacing w:before="0" w:after="0" w:line="288" w:lineRule="auto"/>
              <w:jc w:val="left"/>
            </w:pPr>
            <w:r>
              <w:rPr>
                <w:rFonts w:ascii="Times New Roman" w:hAnsi="Times New Roman" w:eastAsia="宋体"/>
                <w:b w:val="0"/>
                <w:i w:val="0"/>
                <w:color w:val="000000"/>
                <w:sz w:val="21"/>
              </w:rPr>
              <w:t>余弦相似度位于 0 至 1 范围内</w:t>
            </w:r>
          </w:p>
        </w:tc>
        <w:tc>
          <w:tcPr>
            <w:tcW w:w="1417" w:type="dxa"/>
            <w:vAlign w:val="center"/>
          </w:tcPr>
          <w:p w14:paraId="029D2A15">
            <w:pPr>
              <w:spacing w:before="0" w:after="0" w:line="288" w:lineRule="auto"/>
              <w:jc w:val="left"/>
            </w:pPr>
            <w:r>
              <w:rPr>
                <w:rFonts w:ascii="Times New Roman" w:hAnsi="Times New Roman" w:eastAsia="宋体"/>
                <w:b w:val="0"/>
                <w:i w:val="0"/>
                <w:color w:val="000000"/>
                <w:sz w:val="21"/>
              </w:rPr>
              <w:t>通过</w:t>
            </w:r>
          </w:p>
        </w:tc>
      </w:tr>
      <w:tr w14:paraId="49FD9DBA">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78461BCA">
            <w:pPr>
              <w:spacing w:before="0" w:after="0" w:line="288" w:lineRule="auto"/>
              <w:jc w:val="center"/>
            </w:pPr>
            <w:r>
              <w:rPr>
                <w:rFonts w:ascii="Times New Roman" w:hAnsi="Times New Roman" w:eastAsia="宋体"/>
                <w:b w:val="0"/>
                <w:i w:val="0"/>
                <w:color w:val="000000"/>
                <w:sz w:val="21"/>
              </w:rPr>
              <w:t>聚类输出</w:t>
            </w:r>
          </w:p>
        </w:tc>
        <w:tc>
          <w:tcPr>
            <w:tcW w:w="2835" w:type="dxa"/>
            <w:vAlign w:val="center"/>
          </w:tcPr>
          <w:p w14:paraId="03B3CE7E">
            <w:pPr>
              <w:spacing w:before="0" w:after="0" w:line="288" w:lineRule="auto"/>
              <w:jc w:val="left"/>
            </w:pPr>
            <w:r>
              <w:rPr>
                <w:rFonts w:ascii="Times New Roman" w:hAnsi="Times New Roman" w:eastAsia="宋体"/>
                <w:b w:val="0"/>
                <w:i w:val="0"/>
                <w:color w:val="000000"/>
                <w:sz w:val="21"/>
              </w:rPr>
              <w:t>相似度达到阈值的候选谱图对</w:t>
            </w:r>
          </w:p>
        </w:tc>
        <w:tc>
          <w:tcPr>
            <w:tcW w:w="2835" w:type="dxa"/>
            <w:vAlign w:val="center"/>
          </w:tcPr>
          <w:p w14:paraId="669AFB6B">
            <w:pPr>
              <w:spacing w:before="0" w:after="0" w:line="288" w:lineRule="auto"/>
              <w:jc w:val="left"/>
            </w:pPr>
            <w:r>
              <w:rPr>
                <w:rFonts w:ascii="Times New Roman" w:hAnsi="Times New Roman" w:eastAsia="宋体"/>
                <w:b w:val="0"/>
                <w:i w:val="0"/>
                <w:color w:val="000000"/>
                <w:sz w:val="21"/>
              </w:rPr>
              <w:t>连通分量被压缩为连续聚类标签</w:t>
            </w:r>
          </w:p>
        </w:tc>
        <w:tc>
          <w:tcPr>
            <w:tcW w:w="1417" w:type="dxa"/>
            <w:vAlign w:val="center"/>
          </w:tcPr>
          <w:p w14:paraId="5C5192BA">
            <w:pPr>
              <w:spacing w:before="0" w:after="0" w:line="288" w:lineRule="auto"/>
              <w:jc w:val="left"/>
            </w:pPr>
            <w:r>
              <w:rPr>
                <w:rFonts w:ascii="Times New Roman" w:hAnsi="Times New Roman" w:eastAsia="宋体"/>
                <w:b w:val="0"/>
                <w:i w:val="0"/>
                <w:color w:val="000000"/>
                <w:sz w:val="21"/>
              </w:rPr>
              <w:t>通过</w:t>
            </w:r>
          </w:p>
        </w:tc>
      </w:tr>
      <w:tr w14:paraId="087FFDF5">
        <w:tblPrEx>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CellMar>
            <w:top w:w="0" w:type="dxa"/>
            <w:left w:w="108" w:type="dxa"/>
            <w:bottom w:w="0" w:type="dxa"/>
            <w:right w:w="108" w:type="dxa"/>
          </w:tblCellMar>
        </w:tblPrEx>
        <w:trPr>
          <w:jc w:val="center"/>
        </w:trPr>
        <w:tc>
          <w:tcPr>
            <w:tcW w:w="1701" w:type="dxa"/>
            <w:vAlign w:val="center"/>
          </w:tcPr>
          <w:p w14:paraId="6024E865">
            <w:pPr>
              <w:spacing w:before="0" w:after="0" w:line="288" w:lineRule="auto"/>
              <w:jc w:val="center"/>
            </w:pPr>
            <w:r>
              <w:rPr>
                <w:rFonts w:ascii="Times New Roman" w:hAnsi="Times New Roman" w:eastAsia="宋体"/>
                <w:b w:val="0"/>
                <w:i w:val="0"/>
                <w:color w:val="000000"/>
                <w:sz w:val="21"/>
              </w:rPr>
              <w:t>指标导出</w:t>
            </w:r>
          </w:p>
        </w:tc>
        <w:tc>
          <w:tcPr>
            <w:tcW w:w="2835" w:type="dxa"/>
            <w:vAlign w:val="center"/>
          </w:tcPr>
          <w:p w14:paraId="6BE0AECF">
            <w:pPr>
              <w:spacing w:before="0" w:after="0" w:line="288" w:lineRule="auto"/>
              <w:jc w:val="left"/>
            </w:pPr>
            <w:r>
              <w:rPr>
                <w:rFonts w:ascii="Times New Roman" w:hAnsi="Times New Roman" w:eastAsia="宋体"/>
                <w:b w:val="0"/>
                <w:i w:val="0"/>
                <w:color w:val="000000"/>
                <w:sz w:val="21"/>
              </w:rPr>
              <w:t>完成全部算法对比</w:t>
            </w:r>
          </w:p>
        </w:tc>
        <w:tc>
          <w:tcPr>
            <w:tcW w:w="2835" w:type="dxa"/>
            <w:vAlign w:val="center"/>
          </w:tcPr>
          <w:p w14:paraId="4997F2B4">
            <w:pPr>
              <w:spacing w:before="0" w:after="0" w:line="288" w:lineRule="auto"/>
              <w:jc w:val="left"/>
            </w:pPr>
            <w:r>
              <w:rPr>
                <w:rFonts w:ascii="Times New Roman" w:hAnsi="Times New Roman" w:eastAsia="宋体"/>
                <w:b w:val="0"/>
                <w:i w:val="0"/>
                <w:color w:val="000000"/>
                <w:sz w:val="21"/>
              </w:rPr>
              <w:t>生成 metrics.json、CSV 表和论文图表</w:t>
            </w:r>
          </w:p>
        </w:tc>
        <w:tc>
          <w:tcPr>
            <w:tcW w:w="1417" w:type="dxa"/>
            <w:vAlign w:val="center"/>
          </w:tcPr>
          <w:p w14:paraId="2775DFEB">
            <w:pPr>
              <w:spacing w:before="0" w:after="0" w:line="288" w:lineRule="auto"/>
              <w:jc w:val="left"/>
            </w:pPr>
            <w:r>
              <w:rPr>
                <w:rFonts w:ascii="Times New Roman" w:hAnsi="Times New Roman" w:eastAsia="宋体"/>
                <w:b w:val="0"/>
                <w:i w:val="0"/>
                <w:color w:val="000000"/>
                <w:sz w:val="21"/>
              </w:rPr>
              <w:t>通过</w:t>
            </w:r>
          </w:p>
        </w:tc>
      </w:tr>
    </w:tbl>
    <w:p w14:paraId="3A9139AC"/>
    <w:p w14:paraId="7389111D">
      <w:pPr>
        <w:spacing w:before="0" w:after="0" w:line="360" w:lineRule="auto"/>
        <w:ind w:firstLine="420"/>
        <w:jc w:val="both"/>
      </w:pPr>
      <w:r>
        <w:rPr>
          <w:rFonts w:ascii="Times New Roman" w:hAnsi="Times New Roman" w:eastAsia="宋体"/>
          <w:b w:val="0"/>
          <w:i w:val="0"/>
          <w:color w:val="000000"/>
          <w:sz w:val="24"/>
        </w:rPr>
        <w:t>测试结果表明，实验原型能够稳定生成 440 条谱图并写入数据库，候选过滤能够输出 848 对基准候选谱图，评价模块能够导出 metrics.json、algorithm_comparison.csv 和 filter_sensitivity.json。聚类指标、候选数量和实验图由同一批输出文件产生，说明项目实现与结果分析之间已经形成闭环。</w:t>
      </w:r>
    </w:p>
    <w:p w14:paraId="2D2937D9">
      <w:pPr>
        <w:spacing w:before="0" w:after="0" w:line="360" w:lineRule="auto"/>
        <w:ind w:firstLine="420"/>
        <w:jc w:val="both"/>
      </w:pPr>
      <w:r>
        <w:rPr>
          <w:rFonts w:ascii="Times New Roman" w:hAnsi="Times New Roman" w:eastAsia="宋体"/>
          <w:b w:val="0"/>
          <w:i w:val="0"/>
          <w:color w:val="000000"/>
          <w:sz w:val="24"/>
        </w:rPr>
        <w:t>当前功能测试仍属于单机可复现实验测试，尚未覆盖真实 msalign 文件解析、TopFD 输出质量差异、不同仪器误差和大规模数据库并发查询等场景。后续改进可以直接复用 TopLib 的 msalign_file 解析、target_decoy_spectra_representatives 表和 peak_50_cosine_mass_ppm 距离函数，把本文原型从模拟数据验证扩展到真实自上而下谱图库。</w:t>
      </w:r>
    </w:p>
    <w:p w14:paraId="3EA05FF3">
      <w:pPr>
        <w:pStyle w:val="2"/>
        <w:pageBreakBefore/>
        <w:jc w:val="center"/>
      </w:pPr>
      <w:r>
        <w:rPr>
          <w:rFonts w:ascii="Times New Roman" w:hAnsi="Times New Roman" w:eastAsia="黑体"/>
          <w:b/>
          <w:i w:val="0"/>
          <w:color w:val="000000"/>
          <w:sz w:val="32"/>
        </w:rPr>
        <w:t>第7章 总结与展望</w:t>
      </w:r>
    </w:p>
    <w:p w14:paraId="013E5428">
      <w:pPr>
        <w:pStyle w:val="3"/>
        <w:jc w:val="left"/>
      </w:pPr>
      <w:r>
        <w:rPr>
          <w:rFonts w:ascii="Times New Roman" w:hAnsi="Times New Roman" w:eastAsia="黑体"/>
          <w:b/>
          <w:i w:val="0"/>
          <w:color w:val="000000"/>
          <w:sz w:val="24"/>
        </w:rPr>
        <w:t>7.1 研究总结</w:t>
      </w:r>
    </w:p>
    <w:p w14:paraId="0EFAECF7">
      <w:pPr>
        <w:spacing w:before="0" w:after="0" w:line="360" w:lineRule="auto"/>
        <w:ind w:firstLine="420"/>
        <w:jc w:val="both"/>
      </w:pPr>
      <w:r>
        <w:rPr>
          <w:rFonts w:ascii="Times New Roman" w:hAnsi="Times New Roman" w:eastAsia="宋体"/>
          <w:b w:val="0"/>
          <w:i w:val="0"/>
          <w:color w:val="000000"/>
          <w:sz w:val="24"/>
        </w:rPr>
        <w:t>本文围绕“基于数据库过滤的谱图聚类算法设计”展开研究，针对谱图库聚类中候选谱图对数量大、无效相似度计算多的问题，提出了先数据库过滤、再相似度计算、最后连通聚类的算法流程。论文从谱图数据表示、数据库结构设计、候选过滤规则、聚类合并策略和实验评价等方面进行了完整说明。</w:t>
      </w:r>
    </w:p>
    <w:p w14:paraId="79804D48">
      <w:pPr>
        <w:spacing w:before="0" w:after="0" w:line="360" w:lineRule="auto"/>
        <w:ind w:firstLine="420"/>
        <w:jc w:val="both"/>
      </w:pPr>
      <w:r>
        <w:rPr>
          <w:rFonts w:ascii="Times New Roman" w:hAnsi="Times New Roman" w:eastAsia="宋体"/>
          <w:b w:val="0"/>
          <w:i w:val="0"/>
          <w:color w:val="000000"/>
          <w:sz w:val="24"/>
        </w:rPr>
        <w:t>实验结果显示，本文算法在 440 条模拟谱图上将候选谱图对由 96580 对减少至 848 对，候选过滤率达到约 99.12%；同时，ARI 和 NMI 分别达到 0.8059 和 0.8707，高于参与对比的 K-Means、谱聚类、层次聚类和 DBSCAN。结果说明，在谱图具有明确元数据字段的情况下，数据库过滤能够有效减少无效比较，并保持较好的聚类一致性。</w:t>
      </w:r>
    </w:p>
    <w:p w14:paraId="1AE52566">
      <w:pPr>
        <w:pStyle w:val="3"/>
        <w:jc w:val="left"/>
      </w:pPr>
      <w:r>
        <w:rPr>
          <w:rFonts w:ascii="Times New Roman" w:hAnsi="Times New Roman" w:eastAsia="黑体"/>
          <w:b/>
          <w:i w:val="0"/>
          <w:color w:val="000000"/>
          <w:sz w:val="24"/>
        </w:rPr>
        <w:t>7.2 不足与改进方向</w:t>
      </w:r>
    </w:p>
    <w:p w14:paraId="7C7698AD">
      <w:pPr>
        <w:spacing w:before="0" w:after="0" w:line="360" w:lineRule="auto"/>
        <w:ind w:firstLine="420"/>
        <w:jc w:val="both"/>
      </w:pPr>
      <w:r>
        <w:rPr>
          <w:rFonts w:ascii="Times New Roman" w:hAnsi="Times New Roman" w:eastAsia="宋体"/>
          <w:b w:val="0"/>
          <w:i w:val="0"/>
          <w:color w:val="000000"/>
          <w:sz w:val="24"/>
        </w:rPr>
        <w:t>本文仍存在一些不足。首先，实验使用模拟谱图数据，虽然能够控制真实标签和噪声水平，但与真实质谱数据相比仍有差距。后续应引入公开谱图库或真实实验数据，进一步验证过滤规则在不同仪器、不同样本和不同峰质量误差下的稳定性。其次，本文使用的高强度峰索引较为简单，只保存前四个峰桶，未来可</w:t>
      </w:r>
      <w:bookmarkStart w:id="9" w:name="_GoBack"/>
      <w:bookmarkEnd w:id="9"/>
      <w:r>
        <w:rPr>
          <w:rFonts w:ascii="Times New Roman" w:hAnsi="Times New Roman" w:eastAsia="宋体"/>
          <w:b w:val="0"/>
          <w:i w:val="0"/>
          <w:color w:val="000000"/>
          <w:sz w:val="24"/>
        </w:rPr>
        <w:t>以设计倒排峰桶表，提高过滤表达能力。再次，连通分量聚类可能出现链式连接问题，后续可结合边权剪枝、局部密度判断或代表谱图策略进行优化。</w:t>
      </w:r>
    </w:p>
    <w:p w14:paraId="1B9CD8C8">
      <w:pPr>
        <w:spacing w:before="0" w:after="0" w:line="360" w:lineRule="auto"/>
        <w:ind w:firstLine="420"/>
        <w:jc w:val="both"/>
      </w:pPr>
      <w:r>
        <w:rPr>
          <w:rFonts w:ascii="Times New Roman" w:hAnsi="Times New Roman" w:eastAsia="宋体"/>
          <w:b w:val="0"/>
          <w:i w:val="0"/>
          <w:color w:val="000000"/>
          <w:sz w:val="24"/>
        </w:rPr>
        <w:t>在工程扩展方面，可以将 SQLite 替换为更适合大规模数据的数据库或搜索引擎，并引入批量查询、缓存和并行相似度计算。还可以把本文算法封装为谱图库构建模块，与谱图检索、代表谱图选择和结果可视化系统结合，形成更完整的谱图分析工具。</w:t>
      </w:r>
    </w:p>
    <w:p w14:paraId="6F56BCB4">
      <w:pPr>
        <w:pStyle w:val="2"/>
        <w:pageBreakBefore/>
        <w:jc w:val="center"/>
      </w:pPr>
      <w:r>
        <w:rPr>
          <w:rFonts w:ascii="Times New Roman" w:hAnsi="Times New Roman" w:eastAsia="黑体"/>
          <w:b/>
          <w:i w:val="0"/>
          <w:color w:val="000000"/>
          <w:sz w:val="32"/>
        </w:rPr>
        <w:t>参考文献</w:t>
      </w:r>
    </w:p>
    <w:p w14:paraId="3985C2E0">
      <w:pPr>
        <w:spacing w:before="0" w:after="0" w:line="360" w:lineRule="auto"/>
        <w:ind w:left="420" w:hanging="420"/>
        <w:jc w:val="left"/>
      </w:pPr>
      <w:r>
        <w:rPr>
          <w:rFonts w:ascii="Times New Roman" w:hAnsi="Times New Roman" w:eastAsia="宋体"/>
          <w:b w:val="0"/>
          <w:i w:val="0"/>
          <w:color w:val="000000"/>
          <w:sz w:val="21"/>
        </w:rPr>
        <w:t>[1] Li K, Tang H, Liu X. TopLib: Building and Searching Top-Down Mass Spectral Libraries for Proteoform Identification[J]. Analytical Chemistry, 2025, 97(23): 11443-11453.</w:t>
      </w:r>
    </w:p>
    <w:p w14:paraId="1C0DD8B9">
      <w:pPr>
        <w:spacing w:before="0" w:after="0" w:line="360" w:lineRule="auto"/>
        <w:ind w:left="420" w:hanging="420"/>
        <w:jc w:val="left"/>
      </w:pPr>
      <w:r>
        <w:rPr>
          <w:rFonts w:ascii="Times New Roman" w:hAnsi="Times New Roman" w:eastAsia="宋体"/>
          <w:b w:val="0"/>
          <w:i w:val="0"/>
          <w:color w:val="000000"/>
          <w:sz w:val="21"/>
        </w:rPr>
        <w:t>[2] Bittremieux W., Laukens K., Noble W. S., Dorrestein P. C.. Large-scale tandem mass spectrum clustering using fast nearest neighbor searching[J]. Rapid Communications in Mass Spectrometry, 2025, 39(S1). DOI: 10.1002/rcm.9153.</w:t>
      </w:r>
    </w:p>
    <w:p w14:paraId="13542AA9">
      <w:pPr>
        <w:spacing w:before="0" w:after="0" w:line="360" w:lineRule="auto"/>
        <w:ind w:left="420" w:hanging="420"/>
        <w:jc w:val="left"/>
      </w:pPr>
      <w:r>
        <w:rPr>
          <w:rFonts w:ascii="Times New Roman" w:hAnsi="Times New Roman" w:eastAsia="宋体"/>
          <w:b w:val="0"/>
          <w:i w:val="0"/>
          <w:color w:val="000000"/>
          <w:sz w:val="21"/>
        </w:rPr>
        <w:t>[3] Carr A. V., Bollis N. E., Pavek J. G., Shortreed M. R.. Spectral averaging with outlier rejection algorithms to increase identifications in top-down proteomics[J]. PROTEOMICS, 2024, 24(8). DOI: 10.1002/pmic.202300234.</w:t>
      </w:r>
    </w:p>
    <w:p w14:paraId="32B5C6F3">
      <w:pPr>
        <w:spacing w:before="0" w:after="0" w:line="360" w:lineRule="auto"/>
        <w:ind w:left="420" w:hanging="420"/>
        <w:jc w:val="left"/>
      </w:pPr>
      <w:r>
        <w:rPr>
          <w:rFonts w:ascii="Times New Roman" w:hAnsi="Times New Roman" w:eastAsia="宋体"/>
          <w:b w:val="0"/>
          <w:i w:val="0"/>
          <w:color w:val="000000"/>
          <w:sz w:val="21"/>
        </w:rPr>
        <w:t>[4] Dai Y., Millikin R. J., Rolfs Z., Shortreed M. R.. A Hybrid Spectral Library and Protein Sequence Database Search Strategy for Bottom-Up and Top-Down Proteomic Data Analysis[J]. Journal of Proteome Research, 2022, 21(11): 2609-2618. DOI: 10.1021/acs.jproteome.2c00305.</w:t>
      </w:r>
    </w:p>
    <w:p w14:paraId="6B7DFE04">
      <w:pPr>
        <w:spacing w:before="0" w:after="0" w:line="360" w:lineRule="auto"/>
        <w:ind w:left="420" w:hanging="420"/>
        <w:jc w:val="left"/>
      </w:pPr>
      <w:r>
        <w:rPr>
          <w:rFonts w:ascii="Times New Roman" w:hAnsi="Times New Roman" w:eastAsia="宋体"/>
          <w:b w:val="0"/>
          <w:i w:val="0"/>
          <w:color w:val="000000"/>
          <w:sz w:val="21"/>
        </w:rPr>
        <w:t>[5] Rice S. J., Belani C. P.. Optimizing data-independent acquisition (DIA) spectral library workflows for plasma proteomics studies[J]. PROTEOMICS, 2022, 22(17). DOI: 10.1002/pmic.202200125.</w:t>
      </w:r>
    </w:p>
    <w:p w14:paraId="2D32D990">
      <w:pPr>
        <w:spacing w:before="0" w:after="0" w:line="360" w:lineRule="auto"/>
        <w:ind w:left="420" w:hanging="420"/>
        <w:jc w:val="left"/>
      </w:pPr>
      <w:r>
        <w:rPr>
          <w:rFonts w:ascii="Times New Roman" w:hAnsi="Times New Roman" w:eastAsia="宋体"/>
          <w:b w:val="0"/>
          <w:i w:val="0"/>
          <w:color w:val="000000"/>
          <w:sz w:val="21"/>
        </w:rPr>
        <w:t>[6] Lermyte F.. The need for open and FAIR data in top-down proteomics[J]. PROTEOMICS, 2024, 24(3-4). DOI: 10.1002/pmic.202300354.</w:t>
      </w:r>
    </w:p>
    <w:p w14:paraId="27E71742">
      <w:pPr>
        <w:spacing w:before="0" w:after="0" w:line="360" w:lineRule="auto"/>
        <w:ind w:left="420" w:hanging="420"/>
        <w:jc w:val="left"/>
      </w:pPr>
      <w:r>
        <w:rPr>
          <w:rFonts w:ascii="Times New Roman" w:hAnsi="Times New Roman" w:eastAsia="宋体"/>
          <w:b w:val="0"/>
          <w:i w:val="0"/>
          <w:color w:val="000000"/>
          <w:sz w:val="21"/>
        </w:rPr>
        <w:t>[7] Kaulich P. T., Tholey A.. Top-Down Proteomics: Why and When?[J]. PROTEOMICS, 2025, 25(24): 6-12. DOI: 10.1002/pmic.202400338.</w:t>
      </w:r>
    </w:p>
    <w:p w14:paraId="37D25827">
      <w:pPr>
        <w:spacing w:before="0" w:after="0" w:line="360" w:lineRule="auto"/>
        <w:ind w:left="420" w:hanging="420"/>
        <w:jc w:val="left"/>
      </w:pPr>
      <w:r>
        <w:rPr>
          <w:rFonts w:ascii="Times New Roman" w:hAnsi="Times New Roman" w:eastAsia="宋体"/>
          <w:b w:val="0"/>
          <w:i w:val="0"/>
          <w:color w:val="000000"/>
          <w:sz w:val="21"/>
        </w:rPr>
        <w:t>[8] Walzer M., Jeong K., Tabb D. L., Vizcaíno J. A.. TopDownApp: An open and modular platform for analysis and visualisation of top-down proteomics data[J]. PROTEOMICS, 2024, 24(3-4). DOI: 10.1002/pmic.202200403.</w:t>
      </w:r>
    </w:p>
    <w:p w14:paraId="6D146889">
      <w:pPr>
        <w:spacing w:before="0" w:after="0" w:line="360" w:lineRule="auto"/>
        <w:ind w:left="420" w:hanging="420"/>
        <w:jc w:val="left"/>
      </w:pPr>
      <w:r>
        <w:rPr>
          <w:rFonts w:ascii="Times New Roman" w:hAnsi="Times New Roman" w:eastAsia="宋体"/>
          <w:b w:val="0"/>
          <w:i w:val="0"/>
          <w:color w:val="000000"/>
          <w:sz w:val="21"/>
        </w:rPr>
        <w:t>[9] Jeong K., Kaulich P. T., Jung W., Kim J.. Precursor deconvolution error estimation: The missing puzzle piece in false discovery rate in top-down proteomics[J]. PROTEOMICS, 2024, 24(3-4). DOI: 10.1002/pmic.202300068.</w:t>
      </w:r>
    </w:p>
    <w:p w14:paraId="4339928A">
      <w:pPr>
        <w:spacing w:before="0" w:after="0" w:line="360" w:lineRule="auto"/>
        <w:ind w:left="420" w:hanging="420"/>
        <w:jc w:val="left"/>
      </w:pPr>
      <w:r>
        <w:rPr>
          <w:rFonts w:ascii="Times New Roman" w:hAnsi="Times New Roman" w:eastAsia="宋体"/>
          <w:b w:val="0"/>
          <w:i w:val="0"/>
          <w:color w:val="000000"/>
          <w:sz w:val="21"/>
        </w:rPr>
        <w:t>[10] Jeong K., Babović M., Gorshkov V., Kim J.. FLASHIda enables intelligent data acquisition for top-down proteomics to boost proteoform identification counts[J]. Nature Communications, 2022, 13(1). DOI: 10.1038/s41467-022-31922-z.</w:t>
      </w:r>
    </w:p>
    <w:p w14:paraId="1A2DF1EB">
      <w:pPr>
        <w:spacing w:before="0" w:after="0" w:line="360" w:lineRule="auto"/>
        <w:ind w:left="420" w:hanging="420"/>
        <w:jc w:val="left"/>
      </w:pPr>
      <w:r>
        <w:rPr>
          <w:rFonts w:ascii="Times New Roman" w:hAnsi="Times New Roman" w:eastAsia="宋体"/>
          <w:b w:val="0"/>
          <w:i w:val="0"/>
          <w:color w:val="000000"/>
          <w:sz w:val="21"/>
        </w:rPr>
        <w:t>[11] Li S., Luo H., Tang P., Tian C.. Generation of a Deep Mouse Brain Spectral Library for Transmembrane Proteome Profiling in Mental Disease Models[J]. Molecular &amp; Cellular Proteomics, 2024, 23(6): 100777. DOI: 10.1016/j.mcpro.2024.100777.</w:t>
      </w:r>
    </w:p>
    <w:p w14:paraId="60576169">
      <w:pPr>
        <w:spacing w:before="0" w:after="0" w:line="360" w:lineRule="auto"/>
        <w:ind w:left="420" w:hanging="420"/>
        <w:jc w:val="left"/>
      </w:pPr>
      <w:r>
        <w:rPr>
          <w:rFonts w:ascii="Times New Roman" w:hAnsi="Times New Roman" w:eastAsia="宋体"/>
          <w:b w:val="0"/>
          <w:i w:val="0"/>
          <w:color w:val="000000"/>
          <w:sz w:val="21"/>
        </w:rPr>
        <w:t>[12] McGlynn D. F., Rabe Andriamaharavo N., Kearsley A. J.. Improved Discrimination of Mass Spectral Isomers Using the High-Dimensional Consensus Mass Spectral Similarity Algorithm[J]. Journal of Mass Spectrometry, 2024, 59(10). DOI: 10.1002/jms.5084.</w:t>
      </w:r>
    </w:p>
    <w:p w14:paraId="54413570">
      <w:pPr>
        <w:spacing w:before="0" w:after="0" w:line="360" w:lineRule="auto"/>
        <w:ind w:left="420" w:hanging="420"/>
        <w:jc w:val="left"/>
      </w:pPr>
      <w:r>
        <w:rPr>
          <w:rFonts w:ascii="Times New Roman" w:hAnsi="Times New Roman" w:eastAsia="宋体"/>
          <w:b w:val="0"/>
          <w:i w:val="0"/>
          <w:color w:val="000000"/>
          <w:sz w:val="21"/>
        </w:rPr>
        <w:t>[13] Kermani N. Z., Yang X., Guo Y.. A Bi-directional Hierarchical Clustering (BHC) for Peak Matching of Large Mass Spectrometry Data Sets[J]. International Journal of Machine Learning and Computing, 2021, 11(6): 373-379. DOI: 10.18178/ijmlc.2021.11.6.1064.</w:t>
      </w:r>
    </w:p>
    <w:p w14:paraId="4AFC60B7">
      <w:pPr>
        <w:spacing w:before="0" w:after="0" w:line="360" w:lineRule="auto"/>
        <w:ind w:left="420" w:hanging="420"/>
        <w:jc w:val="left"/>
      </w:pPr>
      <w:r>
        <w:rPr>
          <w:rFonts w:ascii="Times New Roman" w:hAnsi="Times New Roman" w:eastAsia="宋体"/>
          <w:b w:val="0"/>
          <w:i w:val="0"/>
          <w:color w:val="000000"/>
          <w:sz w:val="21"/>
        </w:rPr>
        <w:t>[14] Hu X., Liu W., Xing X.. An Innovative Inter-Spectral Distance-Based Approach to Analyzing MALDI-TOF Mass Spectra of Closely Related Microbial Species[J]. Rapid Communications in Mass Spectrometry, 2025, 39(23). DOI: 10.1002/rcm.10121.</w:t>
      </w:r>
    </w:p>
    <w:p w14:paraId="129CEB63">
      <w:pPr>
        <w:spacing w:before="0" w:after="0" w:line="360" w:lineRule="auto"/>
        <w:ind w:left="420" w:hanging="420"/>
        <w:jc w:val="left"/>
      </w:pPr>
      <w:r>
        <w:rPr>
          <w:rFonts w:ascii="Times New Roman" w:hAnsi="Times New Roman" w:eastAsia="宋体"/>
          <w:b w:val="0"/>
          <w:i w:val="0"/>
          <w:color w:val="000000"/>
          <w:sz w:val="21"/>
        </w:rPr>
        <w:t>[15] Cody R. B., Sparkman O. D., Moore H.. Creating a Searchable Chromatographic Database with the NIST Mass Spectral Search Program[J]. Journal of the American Society for Mass Spectrometry, 2022, 33(4): 740-743. DOI: 10.1021/jasms.2c00016.</w:t>
      </w:r>
    </w:p>
    <w:p w14:paraId="2DE1A220">
      <w:pPr>
        <w:spacing w:before="0" w:after="0" w:line="360" w:lineRule="auto"/>
        <w:ind w:left="420" w:hanging="420"/>
        <w:jc w:val="left"/>
      </w:pPr>
      <w:r>
        <w:rPr>
          <w:rFonts w:ascii="Times New Roman" w:hAnsi="Times New Roman" w:eastAsia="宋体"/>
          <w:b w:val="0"/>
          <w:i w:val="0"/>
          <w:color w:val="000000"/>
          <w:sz w:val="21"/>
        </w:rPr>
        <w:t>[16] Yamaguchi S., Ikegawa M.. An Effective Approach to Mass Spectrometry Imaging Data Partitioning Using UMAP and k-Means Clustering[J]. Mass Spectrometry, 2025, 14(1): A0174-A0174. DOI: 10.5702/massspectrometry.a0174.</w:t>
      </w:r>
    </w:p>
    <w:p w14:paraId="3818D436">
      <w:pPr>
        <w:spacing w:before="0" w:after="0" w:line="360" w:lineRule="auto"/>
        <w:ind w:left="420" w:hanging="420"/>
        <w:jc w:val="left"/>
      </w:pPr>
      <w:r>
        <w:rPr>
          <w:rFonts w:ascii="Times New Roman" w:hAnsi="Times New Roman" w:eastAsia="宋体"/>
          <w:b w:val="0"/>
          <w:i w:val="0"/>
          <w:color w:val="000000"/>
          <w:sz w:val="21"/>
        </w:rPr>
        <w:t>[17] Xu G., Gan S., Guo B., Yang L.. Application of clustering strategy for automatic segmentation of tissue regions in mass spectrometry imaging[J]. Rapid Communications in Mass Spectrometry, 2024, 38(8). DOI: 10.1002/rcm.9717.</w:t>
      </w:r>
    </w:p>
    <w:p w14:paraId="6C37BC8D">
      <w:pPr>
        <w:spacing w:before="0" w:after="0" w:line="360" w:lineRule="auto"/>
        <w:ind w:left="420" w:hanging="420"/>
        <w:jc w:val="left"/>
      </w:pPr>
      <w:r>
        <w:rPr>
          <w:rFonts w:ascii="Times New Roman" w:hAnsi="Times New Roman" w:eastAsia="宋体"/>
          <w:b w:val="0"/>
          <w:i w:val="0"/>
          <w:color w:val="000000"/>
          <w:sz w:val="21"/>
        </w:rPr>
        <w:t>[18] Aoki J., Isokawa M., Ueda M.. Site-Specific Clustering of Bioactive Signaling Molecules Predicted In Situ by Space and Time Coherent Mapping for Imaging Mass Spectrometry[J]. Journal of the American Society for Mass Spectrometry, 2025, 36(1): 72-84. DOI: 10.1021/jasms.4c00333.</w:t>
      </w:r>
    </w:p>
    <w:p w14:paraId="12AAB71C">
      <w:pPr>
        <w:spacing w:before="0" w:after="0" w:line="360" w:lineRule="auto"/>
        <w:ind w:left="420" w:hanging="420"/>
        <w:jc w:val="left"/>
      </w:pPr>
      <w:r>
        <w:rPr>
          <w:rFonts w:ascii="Times New Roman" w:hAnsi="Times New Roman" w:eastAsia="宋体"/>
          <w:b w:val="0"/>
          <w:i w:val="0"/>
          <w:color w:val="000000"/>
          <w:sz w:val="21"/>
        </w:rPr>
        <w:t>[19] Frédérique V., Simon A., Manor A., Dirk V.. Defining Spectral Quality in Mass Spectrometry-Based Proteomics: A Retrospective Review[J]. Mass Spectrometry Reviews, 2025. DOI: 10.1002/mas.21933.</w:t>
      </w:r>
    </w:p>
    <w:p w14:paraId="4EACDB3D">
      <w:pPr>
        <w:spacing w:before="0" w:after="0" w:line="360" w:lineRule="auto"/>
        <w:ind w:left="420" w:hanging="420"/>
        <w:jc w:val="left"/>
      </w:pPr>
      <w:r>
        <w:rPr>
          <w:rFonts w:ascii="Times New Roman" w:hAnsi="Times New Roman" w:eastAsia="宋体"/>
          <w:b w:val="0"/>
          <w:i w:val="0"/>
          <w:color w:val="000000"/>
          <w:sz w:val="21"/>
        </w:rPr>
        <w:t>[20] Tsugawa H.. Spectral Deconvolution for Small Molecule Analysis[J]. Journal of the Mass Spectrometry Society of Japan, 2024, 72(2): 21-26. DOI: 10.5702/massspec.s24-10.</w:t>
      </w:r>
    </w:p>
    <w:p w14:paraId="2EC348C3">
      <w:pPr>
        <w:spacing w:before="0" w:after="0" w:line="360" w:lineRule="auto"/>
        <w:ind w:left="420" w:hanging="420"/>
        <w:jc w:val="left"/>
      </w:pPr>
      <w:r>
        <w:rPr>
          <w:rFonts w:ascii="Times New Roman" w:hAnsi="Times New Roman" w:eastAsia="宋体"/>
          <w:b w:val="0"/>
          <w:i w:val="0"/>
          <w:color w:val="000000"/>
          <w:sz w:val="21"/>
        </w:rPr>
        <w:t>[21] Grossegesse M., Nitsche A., Schaade L., Doellinger J.. Application of spectral library prediction for parallel reaction monitoring of viral peptides[J]. PROTEOMICS, 2021, 21(7-8). DOI: 10.1002/pmic.202000226.</w:t>
      </w:r>
    </w:p>
    <w:p w14:paraId="1CA61BBB">
      <w:pPr>
        <w:spacing w:before="0" w:after="0" w:line="360" w:lineRule="auto"/>
        <w:ind w:left="420" w:hanging="420"/>
        <w:jc w:val="left"/>
      </w:pPr>
      <w:r>
        <w:rPr>
          <w:rFonts w:ascii="Times New Roman" w:hAnsi="Times New Roman" w:eastAsia="宋体"/>
          <w:b w:val="0"/>
          <w:i w:val="0"/>
          <w:color w:val="000000"/>
          <w:sz w:val="21"/>
        </w:rPr>
        <w:t>[22] Palstrøm N. B., Campbell A. J., Lindegaard C. A., Cakar S.. Spectral library search for improved TMTpro labelled peptide assignment in human plasma proteomics[J]. PROTEOMICS, 2024, 24(6). DOI: 10.1002/pmic.202300236.</w:t>
      </w:r>
    </w:p>
    <w:p w14:paraId="5B464364">
      <w:pPr>
        <w:spacing w:before="0" w:after="0" w:line="360" w:lineRule="auto"/>
        <w:ind w:left="420" w:hanging="420"/>
        <w:jc w:val="left"/>
      </w:pPr>
      <w:r>
        <w:rPr>
          <w:rFonts w:ascii="Times New Roman" w:hAnsi="Times New Roman" w:eastAsia="宋体"/>
          <w:b w:val="0"/>
          <w:i w:val="0"/>
          <w:color w:val="000000"/>
          <w:sz w:val="21"/>
        </w:rPr>
        <w:t>[23] Teh R., Azimi A., Ali M., Mann G.. Specialised skin cancer spectral library for use in data-independent mass spectrometry[J]. PROTEOMICS, 2021, 21(19). DOI: 10.1002/pmic.202100128.</w:t>
      </w:r>
    </w:p>
    <w:p w14:paraId="2C40DBD4">
      <w:pPr>
        <w:spacing w:before="0" w:after="0" w:line="360" w:lineRule="auto"/>
        <w:ind w:left="420" w:hanging="420"/>
        <w:jc w:val="left"/>
      </w:pPr>
      <w:r>
        <w:rPr>
          <w:rFonts w:ascii="Times New Roman" w:hAnsi="Times New Roman" w:eastAsia="宋体"/>
          <w:b w:val="0"/>
          <w:i w:val="0"/>
          <w:color w:val="000000"/>
          <w:sz w:val="21"/>
        </w:rPr>
        <w:t>[24] Senavirathna L., Ma C., Duong V., Tsai H.. SLB-msSIM: A Spectral Library-Based Multiplex Segmented SIM Platform for Single-Cell Proteomic Analysis[J]. PROTEOMICS, 2025, 25(19): 50-61. DOI: 10.1002/pmic.70037.</w:t>
      </w:r>
    </w:p>
    <w:p w14:paraId="6A6E51EF">
      <w:pPr>
        <w:spacing w:before="0" w:after="0" w:line="360" w:lineRule="auto"/>
        <w:ind w:left="420" w:hanging="420"/>
        <w:jc w:val="left"/>
      </w:pPr>
      <w:r>
        <w:rPr>
          <w:rFonts w:ascii="Times New Roman" w:hAnsi="Times New Roman" w:eastAsia="宋体"/>
          <w:b w:val="0"/>
          <w:i w:val="0"/>
          <w:color w:val="000000"/>
          <w:sz w:val="21"/>
        </w:rPr>
        <w:t>[25] Canudas N. V., Gómez M. C., Vilasís-Cardona X., Ribé E. G.. Graph Clustering: a graph-based clustering algorithm for the electromagnetic calorimeter in LHCb[J]. The European Physical Journal C, 2023, 83(2). DOI: 10.1140/epjc/s10052-023-11332-1.</w:t>
      </w:r>
    </w:p>
    <w:p w14:paraId="0FF557B7">
      <w:pPr>
        <w:spacing w:before="0" w:after="0" w:line="360" w:lineRule="auto"/>
        <w:ind w:left="420" w:hanging="420"/>
        <w:jc w:val="left"/>
      </w:pPr>
      <w:r>
        <w:rPr>
          <w:rFonts w:ascii="Times New Roman" w:hAnsi="Times New Roman" w:eastAsia="宋体"/>
          <w:b w:val="0"/>
          <w:i w:val="0"/>
          <w:color w:val="000000"/>
          <w:sz w:val="21"/>
        </w:rPr>
        <w:t>[26] Figiel A., Himmel A., Nichterlein A., Niedermeier R.. On 2-Clubs in Graph-Based Data Clustering: Theory and Algorithm Engineering[J]. Journal of Graph Algorithms and Applications, 2021, 25(1): 521-547. DOI: 10.7155/jgaa.00570.</w:t>
      </w:r>
    </w:p>
    <w:p w14:paraId="4E2B791B">
      <w:pPr>
        <w:spacing w:before="0" w:after="0" w:line="360" w:lineRule="auto"/>
        <w:ind w:left="420" w:hanging="420"/>
        <w:jc w:val="left"/>
      </w:pPr>
      <w:r>
        <w:rPr>
          <w:rFonts w:ascii="Times New Roman" w:hAnsi="Times New Roman" w:eastAsia="宋体"/>
          <w:b w:val="0"/>
          <w:i w:val="0"/>
          <w:color w:val="000000"/>
          <w:sz w:val="21"/>
        </w:rPr>
        <w:t>[27] Niu X., Zheng Y., Liu W., Wu C. Q.. On a two-stage progressive clustering algorithm with graph-augmented density peak clustering[J]. Engineering Applications of Artificial Intelligence, 2022, 108: 104566. DOI: 10.1016/j.engappai.2021.104566.</w:t>
      </w:r>
    </w:p>
    <w:p w14:paraId="1CDCEC0A">
      <w:pPr>
        <w:spacing w:before="0" w:after="0" w:line="360" w:lineRule="auto"/>
        <w:ind w:left="420" w:hanging="420"/>
        <w:jc w:val="left"/>
      </w:pPr>
      <w:r>
        <w:rPr>
          <w:rFonts w:ascii="Times New Roman" w:hAnsi="Times New Roman" w:eastAsia="宋体"/>
          <w:b w:val="0"/>
          <w:i w:val="0"/>
          <w:color w:val="000000"/>
          <w:sz w:val="21"/>
        </w:rPr>
        <w:t>[28] Pisano Z. M., Agterberg J. S., Priebe C. E., Naiman D. Q.. Spectral graph clustering via the expectation-solution algorithm[J]. Electronic Journal of Statistics, 2022, 16(1). DOI: 10.1214/22-ejs2018.</w:t>
      </w:r>
    </w:p>
    <w:p w14:paraId="74F747F1">
      <w:pPr>
        <w:spacing w:before="0" w:after="0" w:line="360" w:lineRule="auto"/>
        <w:ind w:left="420" w:hanging="420"/>
        <w:jc w:val="left"/>
      </w:pPr>
      <w:r>
        <w:rPr>
          <w:rFonts w:ascii="Times New Roman" w:hAnsi="Times New Roman" w:eastAsia="宋体"/>
          <w:b w:val="0"/>
          <w:i w:val="0"/>
          <w:color w:val="000000"/>
          <w:sz w:val="21"/>
        </w:rPr>
        <w:t>[29] Xu T., Jiang J.. A Graph Adaptive Density Peaks Clustering algorithm for automatic centroid selection and effective aggregation[J]. Expert Systems with Applications, 2022, 195: 116539. DOI: 10.1016/j.eswa.2022.116539.</w:t>
      </w:r>
    </w:p>
    <w:p w14:paraId="0F7075EE">
      <w:pPr>
        <w:spacing w:before="0" w:after="0" w:line="360" w:lineRule="auto"/>
        <w:ind w:left="420" w:hanging="420"/>
        <w:jc w:val="left"/>
      </w:pPr>
      <w:r>
        <w:rPr>
          <w:rFonts w:ascii="Times New Roman" w:hAnsi="Times New Roman" w:eastAsia="宋体"/>
          <w:b w:val="0"/>
          <w:i w:val="0"/>
          <w:color w:val="000000"/>
          <w:sz w:val="21"/>
        </w:rPr>
        <w:t>[30] Yang X., Zhao W., Xu Y., Wang C.. Sparse K-means clustering algorithm with anchor graph regularization[J]. Information Sciences, 2024, 667: 120504. DOI: 10.1016/j.ins.2024.120504.</w:t>
      </w:r>
    </w:p>
    <w:p w14:paraId="2BA1EEB1">
      <w:pPr>
        <w:spacing w:before="0" w:after="0" w:line="360" w:lineRule="auto"/>
        <w:ind w:left="420" w:hanging="420"/>
        <w:jc w:val="left"/>
      </w:pPr>
      <w:r>
        <w:rPr>
          <w:rFonts w:ascii="Times New Roman" w:hAnsi="Times New Roman" w:eastAsia="宋体"/>
          <w:b w:val="0"/>
          <w:i w:val="0"/>
          <w:color w:val="000000"/>
          <w:sz w:val="21"/>
        </w:rPr>
        <w:t>[31] Deng Z., Wang J.. G2-SCANN: Gaussian-kernel graph-based SLD clustering algorithm with natural neighbourhood[J]. Pattern Recognition, 2024, 155: 110682. DOI: 10.1016/j.patcog.2024.110682.</w:t>
      </w:r>
    </w:p>
    <w:p w14:paraId="3EE6FDF9">
      <w:pPr>
        <w:spacing w:before="0" w:after="0" w:line="360" w:lineRule="auto"/>
        <w:ind w:left="420" w:hanging="420"/>
        <w:jc w:val="left"/>
      </w:pPr>
      <w:r>
        <w:rPr>
          <w:rFonts w:ascii="Times New Roman" w:hAnsi="Times New Roman" w:eastAsia="宋体"/>
          <w:b w:val="0"/>
          <w:i w:val="0"/>
          <w:color w:val="000000"/>
          <w:sz w:val="21"/>
        </w:rPr>
        <w:t>[32] Miloudi S., Wang Y., Ding W.. An Improved Similarity-Based Clustering Algorithm for Multi-Database Mining[J]. Entropy, 2021, 23(5): 553. DOI: 10.3390/e23050553.</w:t>
      </w:r>
    </w:p>
    <w:p w14:paraId="2ECF7FDB">
      <w:pPr>
        <w:pStyle w:val="2"/>
        <w:pageBreakBefore/>
        <w:jc w:val="center"/>
      </w:pPr>
      <w:r>
        <w:rPr>
          <w:rFonts w:ascii="Times New Roman" w:hAnsi="Times New Roman" w:eastAsia="黑体"/>
          <w:b/>
          <w:i w:val="0"/>
          <w:color w:val="000000"/>
          <w:sz w:val="32"/>
        </w:rPr>
        <w:t>致谢</w:t>
      </w:r>
    </w:p>
    <w:p w14:paraId="4FF500EC">
      <w:pPr>
        <w:spacing w:before="0" w:after="0" w:line="360" w:lineRule="auto"/>
        <w:ind w:firstLine="420"/>
        <w:jc w:val="both"/>
      </w:pPr>
      <w:r>
        <w:rPr>
          <w:rFonts w:ascii="Times New Roman" w:hAnsi="Times New Roman" w:eastAsia="宋体"/>
          <w:b w:val="0"/>
          <w:i w:val="0"/>
          <w:color w:val="000000"/>
          <w:sz w:val="24"/>
        </w:rPr>
        <w:t>本论文从选题、方案设计、实验实现到论文撰写，得到了指导教师和同学的帮助。在研究过程中，指导教师对论文结构、算法思路和实验分析提出了重要意见，使本文能够围绕谱图聚类中的候选空间缩减问题展开较为完整的论证。</w:t>
      </w:r>
    </w:p>
    <w:p w14:paraId="29531D7C">
      <w:pPr>
        <w:spacing w:before="0" w:after="0" w:line="360" w:lineRule="auto"/>
        <w:ind w:firstLine="420"/>
        <w:jc w:val="both"/>
      </w:pPr>
      <w:r>
        <w:rPr>
          <w:rFonts w:ascii="Times New Roman" w:hAnsi="Times New Roman" w:eastAsia="宋体"/>
          <w:b w:val="0"/>
          <w:i w:val="0"/>
          <w:color w:val="000000"/>
          <w:sz w:val="24"/>
        </w:rPr>
        <w:t>同时，感谢学校提供的学习环境和课程训练，使本人能够将数据库、数据挖掘和算法分析等知识综合应用于毕业设计。感谢同学在资料查找、实验讨论和论文修改过程中的支持。由于本人能力有限，论文中仍可能存在不足之处，恳请各位老师批评指正。</w:t>
      </w:r>
    </w:p>
    <w:sectPr>
      <w:headerReference r:id="rId13" w:type="default"/>
      <w:footerReference r:id="rId14" w:type="default"/>
      <w:footnotePr>
        <w:numFmt w:val="decimal"/>
      </w:footnotePr>
      <w:pgSz w:w="11906" w:h="16838"/>
      <w:pgMar w:top="1440" w:right="1797" w:bottom="1440" w:left="1797" w:header="851" w:footer="992" w:gutter="0"/>
      <w:pgBorders>
        <w:top w:val="none" w:sz="0" w:space="0"/>
        <w:left w:val="none" w:sz="0" w:space="0"/>
        <w:bottom w:val="none" w:sz="0" w:space="0"/>
        <w:right w:val="none" w:sz="0" w:space="0"/>
      </w:pgBorders>
      <w:pgNumType w:fmt="decimal"/>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zzzzzzz.h" w:date="2026-05-25T15:22:10Z" w:initials="">
    <w:p w14:paraId="3AB8649F">
      <w:pPr>
        <w:pStyle w:val="6"/>
        <w:rPr>
          <w:rFonts w:hint="default" w:eastAsia="宋体"/>
          <w:lang w:val="en-US" w:eastAsia="zh-CN"/>
        </w:rPr>
      </w:pPr>
      <w:r>
        <w:rPr>
          <w:rFonts w:hint="eastAsia"/>
          <w:lang w:val="en-US" w:eastAsia="zh-CN"/>
        </w:rPr>
        <w:t>摘要部分再增加一些内容，写得详细一些</w:t>
      </w:r>
    </w:p>
  </w:comment>
  <w:comment w:id="1" w:author="Zzzzzzzz.h" w:date="2026-05-25T15:27:37Z" w:initials="">
    <w:p w14:paraId="1A1A7DBC">
      <w:pPr>
        <w:pStyle w:val="6"/>
        <w:rPr>
          <w:rFonts w:hint="default" w:eastAsia="宋体"/>
          <w:lang w:val="en-US" w:eastAsia="zh-CN"/>
        </w:rPr>
      </w:pPr>
      <w:r>
        <w:rPr>
          <w:rFonts w:hint="eastAsia"/>
          <w:lang w:val="en-US" w:eastAsia="zh-CN"/>
        </w:rPr>
        <w:t>第一章的逻辑不够清晰。本文主要是基于TopLib展开，TopLib是一个基于Top-down质谱数据的方法，所以在第一章要对比传统bottom-up和现在的Top-down方法，并基于Top-down质谱数据展开讲它的研究背景和意义。并分析相对应的国内外研究现状，再讲top-down质谱数据背景下的聚类算法的研究背景和国内外研究现状。重新调整一下第一章的内容。</w:t>
      </w:r>
    </w:p>
  </w:comment>
  <w:comment w:id="2" w:author="Zzzzzzzz.h" w:date="2026-05-25T15:52:51Z" w:initials="">
    <w:p w14:paraId="232ED8F8">
      <w:pPr>
        <w:pStyle w:val="6"/>
        <w:rPr>
          <w:rFonts w:hint="default" w:eastAsia="宋体"/>
          <w:lang w:val="en-US" w:eastAsia="zh-CN"/>
        </w:rPr>
      </w:pPr>
      <w:r>
        <w:rPr>
          <w:rFonts w:hint="eastAsia"/>
          <w:lang w:val="en-US" w:eastAsia="zh-CN"/>
        </w:rPr>
        <w:t>公式都需要用公式的形式来写</w:t>
      </w:r>
    </w:p>
  </w:comment>
  <w:comment w:id="3" w:author="Zzzzzzzz.h" w:date="2026-05-25T15:53:35Z" w:initials="">
    <w:p w14:paraId="6EE50471">
      <w:pPr>
        <w:pStyle w:val="6"/>
        <w:rPr>
          <w:rFonts w:hint="default" w:eastAsia="宋体"/>
          <w:lang w:val="en-US" w:eastAsia="zh-CN"/>
        </w:rPr>
      </w:pPr>
      <w:r>
        <w:rPr>
          <w:rFonts w:hint="eastAsia"/>
          <w:lang w:val="en-US" w:eastAsia="zh-CN"/>
        </w:rPr>
        <w:t>这个图的左边两个小图的框框怎么只有一半</w:t>
      </w:r>
    </w:p>
  </w:comment>
  <w:comment w:id="4" w:author="Zzzzzzzz.h" w:date="2026-05-25T15:54:45Z" w:initials="">
    <w:p w14:paraId="36EE9E37">
      <w:pPr>
        <w:pStyle w:val="6"/>
      </w:pPr>
      <w:r>
        <w:annotationRef/>
      </w:r>
    </w:p>
  </w:comment>
  <w:comment w:id="5" w:author="Zzzzzzzz.h" w:date="2026-05-25T15:55:00Z" w:initials="">
    <w:p w14:paraId="177B7333">
      <w:pPr>
        <w:pStyle w:val="6"/>
      </w:pPr>
      <w:r>
        <w:annotationRef/>
      </w:r>
    </w:p>
  </w:comment>
  <w:comment w:id="6" w:author="Zzzzzzzz.h" w:date="2026-05-25T15:55:39Z" w:initials="">
    <w:p w14:paraId="18AD19B2">
      <w:pPr>
        <w:pStyle w:val="6"/>
        <w:rPr>
          <w:rFonts w:hint="default" w:eastAsia="宋体"/>
          <w:lang w:val="en-US" w:eastAsia="zh-CN"/>
        </w:rPr>
      </w:pPr>
      <w:r>
        <w:rPr>
          <w:rFonts w:hint="eastAsia"/>
          <w:lang w:val="en-US" w:eastAsia="zh-CN"/>
        </w:rPr>
        <w:t>这个很像AI表述，修改</w:t>
      </w:r>
    </w:p>
  </w:comment>
  <w:comment w:id="7" w:author="Zzzzzzzz.h" w:date="2026-05-25T15:57:19Z" w:initials="">
    <w:p w14:paraId="4CEEE26C">
      <w:pPr>
        <w:pStyle w:val="6"/>
        <w:rPr>
          <w:rFonts w:hint="default" w:eastAsia="宋体"/>
          <w:lang w:val="en-US" w:eastAsia="zh-CN"/>
        </w:rPr>
      </w:pPr>
      <w:r>
        <w:rPr>
          <w:rFonts w:hint="eastAsia"/>
          <w:lang w:val="en-US" w:eastAsia="zh-CN"/>
        </w:rPr>
        <w:t>不要用“原型”这个词，把整篇文章中的这个词都改掉</w:t>
      </w:r>
    </w:p>
  </w:comment>
  <w:comment w:id="8" w:author="Zzzzzzzz.h" w:date="2026-05-25T15:58:20Z" w:initials="">
    <w:p w14:paraId="737CAA1A">
      <w:pPr>
        <w:pStyle w:val="6"/>
        <w:rPr>
          <w:rFonts w:hint="default" w:eastAsia="宋体"/>
          <w:lang w:val="en-US" w:eastAsia="zh-CN"/>
        </w:rPr>
      </w:pPr>
      <w:r>
        <w:rPr>
          <w:rFonts w:hint="eastAsia"/>
          <w:lang w:val="en-US" w:eastAsia="zh-CN"/>
        </w:rPr>
        <w:t>AI表述</w:t>
      </w:r>
    </w:p>
  </w:comment>
  <w:comment w:id="9" w:author="Zzzzzzzz.h" w:date="2026-05-25T16:00:34Z" w:initials="">
    <w:p w14:paraId="772DE033">
      <w:pPr>
        <w:pStyle w:val="6"/>
        <w:rPr>
          <w:rFonts w:hint="default" w:eastAsia="宋体"/>
          <w:lang w:val="en-US" w:eastAsia="zh-CN"/>
        </w:rPr>
      </w:pPr>
      <w:r>
        <w:rPr>
          <w:rFonts w:hint="eastAsia"/>
          <w:lang w:val="en-US" w:eastAsia="zh-CN"/>
        </w:rPr>
        <w:t>这节不需要</w:t>
      </w:r>
    </w:p>
  </w:comment>
  <w:comment w:id="10" w:author="Zzzzzzzz.h" w:date="2026-05-25T16:00:22Z" w:initials="">
    <w:p w14:paraId="13CD6020">
      <w:pPr>
        <w:pStyle w:val="6"/>
        <w:rPr>
          <w:rFonts w:hint="default" w:eastAsia="宋体"/>
          <w:lang w:val="en-US" w:eastAsia="zh-CN"/>
        </w:rPr>
      </w:pPr>
      <w:r>
        <w:rPr>
          <w:rFonts w:hint="eastAsia"/>
          <w:lang w:val="en-US" w:eastAsia="zh-CN"/>
        </w:rPr>
        <w:t>AI表述</w:t>
      </w:r>
    </w:p>
  </w:comment>
  <w:comment w:id="11" w:author="Zzzzzzzz.h" w:date="2026-05-25T16:01:26Z" w:initials="">
    <w:p w14:paraId="2B83B7E7">
      <w:pPr>
        <w:pStyle w:val="6"/>
        <w:rPr>
          <w:rFonts w:hint="eastAsia" w:eastAsia="宋体"/>
          <w:lang w:val="en-US" w:eastAsia="zh-CN"/>
        </w:rPr>
      </w:pPr>
      <w:r>
        <w:rPr>
          <w:rFonts w:hint="eastAsia"/>
          <w:lang w:val="en-US" w:eastAsia="zh-CN"/>
        </w:rPr>
        <w:t>聚类？</w:t>
      </w:r>
    </w:p>
  </w:comment>
  <w:comment w:id="12" w:author="Zzzzzzzz.h" w:date="2026-05-25T16:01:57Z" w:initials="">
    <w:p w14:paraId="7E03B085">
      <w:pPr>
        <w:pStyle w:val="6"/>
        <w:rPr>
          <w:rFonts w:hint="default" w:eastAsia="宋体"/>
          <w:lang w:val="en-US" w:eastAsia="zh-CN"/>
        </w:rPr>
      </w:pPr>
      <w:r>
        <w:rPr>
          <w:rFonts w:hint="eastAsia"/>
          <w:lang w:val="en-US" w:eastAsia="zh-CN"/>
        </w:rPr>
        <w:t>这个不需要英文</w:t>
      </w:r>
    </w:p>
  </w:comment>
  <w:comment w:id="13" w:author="Zzzzzzzz.h" w:date="2026-05-25T16:02:09Z" w:initials="">
    <w:p w14:paraId="4BED14BC">
      <w:pPr>
        <w:pStyle w:val="6"/>
        <w:rPr>
          <w:rFonts w:hint="default" w:eastAsia="宋体"/>
          <w:lang w:val="en-US" w:eastAsia="zh-CN"/>
        </w:rPr>
      </w:pPr>
      <w:r>
        <w:rPr>
          <w:rFonts w:hint="eastAsia"/>
          <w:lang w:val="en-US" w:eastAsia="zh-CN"/>
        </w:rPr>
        <w:t>写成公式形式</w:t>
      </w:r>
    </w:p>
  </w:comment>
  <w:comment w:id="14" w:author="Zzzzzzzz.h" w:date="2026-05-25T16:02:17Z" w:initials="">
    <w:p w14:paraId="216BD7B4">
      <w:pPr>
        <w:pStyle w:val="6"/>
      </w:pPr>
      <w:r>
        <w:annotationRef/>
      </w:r>
    </w:p>
  </w:comment>
  <w:comment w:id="15" w:author="Zzzzzzzz.h" w:date="2026-05-25T16:08:37Z" w:initials="">
    <w:p w14:paraId="5BAB5AF8">
      <w:pPr>
        <w:pStyle w:val="6"/>
      </w:pPr>
      <w:r>
        <w:annotationRef/>
      </w:r>
    </w:p>
  </w:comment>
  <w:comment w:id="16" w:author="Zzzzzzzz.h" w:date="2026-05-25T16:07:27Z" w:initials="">
    <w:p w14:paraId="03F424BA">
      <w:pPr>
        <w:pStyle w:val="6"/>
        <w:rPr>
          <w:rFonts w:hint="default" w:eastAsia="宋体"/>
          <w:lang w:val="en-US" w:eastAsia="zh-CN"/>
        </w:rPr>
      </w:pPr>
      <w:r>
        <w:rPr>
          <w:rFonts w:hint="eastAsia"/>
          <w:lang w:val="en-US" w:eastAsia="zh-CN"/>
        </w:rPr>
        <w:t>AI表述</w:t>
      </w:r>
    </w:p>
  </w:comment>
  <w:comment w:id="17" w:author="Zzzzzzzz.h" w:date="2026-05-25T16:15:33Z" w:initials="">
    <w:p w14:paraId="2C071095">
      <w:pPr>
        <w:pStyle w:val="6"/>
        <w:rPr>
          <w:rFonts w:hint="default" w:eastAsia="宋体"/>
          <w:lang w:val="en-US" w:eastAsia="zh-CN"/>
        </w:rPr>
      </w:pPr>
      <w:r>
        <w:rPr>
          <w:rFonts w:hint="eastAsia"/>
          <w:lang w:val="en-US" w:eastAsia="zh-CN"/>
        </w:rPr>
        <w:t>AI</w:t>
      </w:r>
    </w:p>
  </w:comment>
  <w:comment w:id="18" w:author="Zzzzzzzz.h" w:date="2026-05-25T16:09:21Z" w:initials="">
    <w:p w14:paraId="11E76123">
      <w:pPr>
        <w:pStyle w:val="6"/>
        <w:rPr>
          <w:rFonts w:hint="eastAsia" w:eastAsia="宋体"/>
          <w:lang w:val="en-US" w:eastAsia="zh-CN"/>
        </w:rPr>
      </w:pPr>
      <w:r>
        <w:rPr>
          <w:rFonts w:hint="eastAsia"/>
          <w:lang w:val="en-US" w:eastAsia="zh-CN"/>
        </w:rPr>
        <w:t>中文</w:t>
      </w:r>
    </w:p>
  </w:comment>
  <w:comment w:id="19" w:author="Zzzzzzzz.h" w:date="2026-05-25T16:09:38Z" w:initials="">
    <w:p w14:paraId="7B14C423">
      <w:pPr>
        <w:pStyle w:val="6"/>
        <w:rPr>
          <w:rFonts w:hint="default" w:eastAsia="宋体"/>
          <w:lang w:val="en-US" w:eastAsia="zh-CN"/>
        </w:rPr>
      </w:pPr>
      <w:r>
        <w:rPr>
          <w:rFonts w:hint="eastAsia"/>
          <w:lang w:val="en-US" w:eastAsia="zh-CN"/>
        </w:rPr>
        <w:t>AI</w:t>
      </w:r>
    </w:p>
  </w:comment>
  <w:comment w:id="20" w:author="Zzzzzzzz.h" w:date="2026-05-25T16:18:21Z" w:initials="">
    <w:p w14:paraId="618392D3">
      <w:pPr>
        <w:pStyle w:val="6"/>
        <w:rPr>
          <w:rFonts w:hint="eastAsia"/>
          <w:lang w:val="en-US" w:eastAsia="zh-CN"/>
        </w:rPr>
      </w:pPr>
      <w:r>
        <w:rPr>
          <w:rFonts w:hint="eastAsia"/>
          <w:lang w:val="en-US" w:eastAsia="zh-CN"/>
        </w:rPr>
        <w:t>中文</w:t>
      </w:r>
    </w:p>
  </w:comment>
  <w:comment w:id="21" w:author="Zzzzzzzz.h" w:date="2026-05-25T16:18:40Z" w:initials="">
    <w:p w14:paraId="54023725">
      <w:pPr>
        <w:pStyle w:val="6"/>
        <w:rPr>
          <w:rFonts w:hint="default" w:eastAsia="宋体"/>
          <w:lang w:val="en-US" w:eastAsia="zh-CN"/>
        </w:rPr>
      </w:pPr>
      <w:r>
        <w:rPr>
          <w:rFonts w:hint="eastAsia"/>
          <w:lang w:val="en-US" w:eastAsia="zh-CN"/>
        </w:rPr>
        <w:t>AI</w:t>
      </w:r>
    </w:p>
  </w:comment>
  <w:comment w:id="22" w:author="Zzzzzzzz.h" w:date="2026-05-25T16:19:41Z" w:initials="">
    <w:p w14:paraId="16A74FAE">
      <w:pPr>
        <w:pStyle w:val="6"/>
        <w:rPr>
          <w:rFonts w:hint="default" w:eastAsia="宋体"/>
          <w:lang w:val="en-US" w:eastAsia="zh-CN"/>
        </w:rPr>
      </w:pPr>
      <w:r>
        <w:rPr>
          <w:rFonts w:hint="eastAsia"/>
          <w:lang w:val="en-US" w:eastAsia="zh-CN"/>
        </w:rPr>
        <w:t>AI</w:t>
      </w:r>
    </w:p>
  </w:comment>
  <w:comment w:id="23" w:author="Zzzzzzzz.h" w:date="2026-05-25T16:22:18Z" w:initials="">
    <w:p w14:paraId="05DAB12D">
      <w:pPr>
        <w:pStyle w:val="6"/>
        <w:rPr>
          <w:rFonts w:hint="default" w:eastAsia="宋体"/>
          <w:lang w:val="en-US" w:eastAsia="zh-CN"/>
        </w:rPr>
      </w:pPr>
      <w:r>
        <w:rPr>
          <w:rFonts w:hint="eastAsia"/>
          <w:lang w:val="en-US" w:eastAsia="zh-CN"/>
        </w:rPr>
        <w:t>实验数据用TopLib的数据集，不要自己构造数据</w:t>
      </w:r>
    </w:p>
  </w:comment>
  <w:comment w:id="24" w:author="Zzzzzzzz.h" w:date="2026-05-25T16:24:22Z" w:initials="">
    <w:p w14:paraId="22128B88">
      <w:pPr>
        <w:pStyle w:val="6"/>
        <w:rPr>
          <w:rFonts w:hint="eastAsia" w:eastAsia="宋体"/>
          <w:lang w:val="en-US" w:eastAsia="zh-CN"/>
        </w:rPr>
      </w:pPr>
      <w:r>
        <w:rPr>
          <w:rFonts w:hint="eastAsia"/>
          <w:lang w:val="en-US" w:eastAsia="zh-CN"/>
        </w:rPr>
        <w:t>公式</w:t>
      </w:r>
    </w:p>
  </w:comment>
  <w:comment w:id="25" w:author="Zzzzzzzz.h" w:date="2026-05-25T16:25:22Z" w:initials="">
    <w:p w14:paraId="23302211">
      <w:pPr>
        <w:pStyle w:val="6"/>
        <w:rPr>
          <w:rFonts w:hint="default" w:eastAsia="宋体"/>
          <w:lang w:val="en-US" w:eastAsia="zh-CN"/>
        </w:rPr>
      </w:pPr>
      <w:r>
        <w:annotationRef/>
      </w:r>
    </w:p>
  </w:comment>
  <w:comment w:id="26" w:author="Zzzzzzzz.h" w:date="2026-05-25T16:26:28Z" w:initials="">
    <w:p w14:paraId="0795034B">
      <w:pPr>
        <w:pStyle w:val="6"/>
        <w:rPr>
          <w:rFonts w:hint="default" w:eastAsia="宋体"/>
          <w:lang w:val="en-US" w:eastAsia="zh-CN"/>
        </w:rPr>
      </w:pPr>
      <w:r>
        <w:rPr>
          <w:rFonts w:hint="eastAsia"/>
          <w:lang w:val="en-US" w:eastAsia="zh-CN"/>
        </w:rPr>
        <w:t>用真实数据，不用模拟数据</w:t>
      </w:r>
    </w:p>
  </w:comment>
  <w:comment w:id="27" w:author="Zzzzzzzz.h" w:date="2026-05-25T16:26:57Z" w:initials="">
    <w:p w14:paraId="4500992B">
      <w:pPr>
        <w:pStyle w:val="6"/>
      </w:pPr>
      <w:r>
        <w:annotationRef/>
      </w:r>
    </w:p>
  </w:comment>
  <w:comment w:id="28" w:author="Zzzzzzzz.h" w:date="2026-05-25T16:28:03Z" w:initials="">
    <w:p w14:paraId="302DB4C1">
      <w:pPr>
        <w:pStyle w:val="6"/>
        <w:rPr>
          <w:rFonts w:hint="default" w:eastAsia="宋体"/>
          <w:lang w:val="en-US" w:eastAsia="zh-CN"/>
        </w:rPr>
      </w:pPr>
      <w:r>
        <w:rPr>
          <w:rFonts w:hint="eastAsia"/>
          <w:lang w:val="en-US" w:eastAsia="zh-CN"/>
        </w:rPr>
        <w:t>前四个聚类方法结果都是一样的这对吗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AB8649F" w15:done="0"/>
  <w15:commentEx w15:paraId="1A1A7DBC" w15:done="0"/>
  <w15:commentEx w15:paraId="232ED8F8" w15:done="0"/>
  <w15:commentEx w15:paraId="6EE50471" w15:done="0"/>
  <w15:commentEx w15:paraId="36EE9E37" w15:done="0"/>
  <w15:commentEx w15:paraId="177B7333" w15:done="0"/>
  <w15:commentEx w15:paraId="18AD19B2" w15:done="0"/>
  <w15:commentEx w15:paraId="4CEEE26C" w15:done="0"/>
  <w15:commentEx w15:paraId="737CAA1A" w15:done="0"/>
  <w15:commentEx w15:paraId="772DE033" w15:done="0"/>
  <w15:commentEx w15:paraId="13CD6020" w15:done="0"/>
  <w15:commentEx w15:paraId="2B83B7E7" w15:done="0"/>
  <w15:commentEx w15:paraId="7E03B085" w15:done="0"/>
  <w15:commentEx w15:paraId="4BED14BC" w15:done="0"/>
  <w15:commentEx w15:paraId="216BD7B4" w15:done="0"/>
  <w15:commentEx w15:paraId="5BAB5AF8" w15:done="0"/>
  <w15:commentEx w15:paraId="03F424BA" w15:done="0"/>
  <w15:commentEx w15:paraId="2C071095" w15:done="0"/>
  <w15:commentEx w15:paraId="11E76123" w15:done="0"/>
  <w15:commentEx w15:paraId="7B14C423" w15:done="0"/>
  <w15:commentEx w15:paraId="618392D3" w15:done="0"/>
  <w15:commentEx w15:paraId="54023725" w15:done="0"/>
  <w15:commentEx w15:paraId="16A74FAE" w15:done="0"/>
  <w15:commentEx w15:paraId="05DAB12D" w15:done="0"/>
  <w15:commentEx w15:paraId="22128B88" w15:done="0"/>
  <w15:commentEx w15:paraId="23302211" w15:done="0"/>
  <w15:commentEx w15:paraId="0795034B" w15:done="0"/>
  <w15:commentEx w15:paraId="4500992B" w15:done="0"/>
  <w15:commentEx w15:paraId="302DB4C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汉仪书宋二KW">
    <w:altName w:val="宋体"/>
    <w:panose1 w:val="00020600040101010101"/>
    <w:charset w:val="86"/>
    <w:family w:val="auto"/>
    <w:pitch w:val="default"/>
    <w:sig w:usb0="00000000" w:usb1="00000000" w:usb2="00000016"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CE937">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3DC12C">
                          <w:pPr>
                            <w:pStyle w:val="10"/>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43DC12C">
                    <w:pPr>
                      <w:pStyle w:val="10"/>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20046">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AE00AA">
                          <w:pPr>
                            <w:pStyle w:val="10"/>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BAE00AA">
                    <w:pPr>
                      <w:pStyle w:val="10"/>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44EE4F">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2144EE4F">
                    <w:pPr>
                      <w:pStyle w:val="10"/>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A2459">
    <w:pPr>
      <w:pStyle w:val="1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98B65A">
                          <w:pPr>
                            <w:pStyle w:val="10"/>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198B65A">
                    <w:pPr>
                      <w:pStyle w:val="10"/>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EFC4D">
    <w:pPr>
      <w:pStyle w:val="1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D51F39">
                          <w:pPr>
                            <w:pStyle w:val="10"/>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FD51F39">
                    <w:pPr>
                      <w:pStyle w:val="10"/>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7DB9C">
    <w:pPr>
      <w:pStyle w:val="1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961A75">
                          <w:pPr>
                            <w:pStyle w:val="10"/>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01961A75">
                    <w:pPr>
                      <w:pStyle w:val="10"/>
                      <w:rPr>
                        <w:rFonts w:hint="eastAsia" w:ascii="宋体" w:hAnsi="宋体" w:eastAsia="宋体" w:cs="宋体"/>
                        <w:sz w:val="21"/>
                        <w:szCs w:val="21"/>
                      </w:rPr>
                    </w:pPr>
                    <w:r>
                      <w:rPr>
                        <w:rFonts w:hint="eastAsia" w:ascii="宋体" w:hAnsi="宋体" w:cs="宋体"/>
                        <w:sz w:val="21"/>
                        <w:szCs w:val="21"/>
                      </w:rPr>
                      <w:t xml:space="preserve">第 </w:t>
                    </w:r>
                    <w:r>
                      <w:rPr>
                        <w:rFonts w:hint="eastAsia" w:ascii="宋体" w:hAnsi="宋体" w:cs="宋体"/>
                        <w:sz w:val="21"/>
                        <w:szCs w:val="21"/>
                      </w:rPr>
                      <w:fldChar w:fldCharType="begin"/>
                    </w:r>
                    <w:r>
                      <w:rPr>
                        <w:rFonts w:hint="eastAsia" w:ascii="宋体" w:hAnsi="宋体" w:cs="宋体"/>
                        <w:sz w:val="21"/>
                        <w:szCs w:val="21"/>
                      </w:rPr>
                      <w:instrText xml:space="preserve"> PAGE  \* MERGEFORMAT </w:instrText>
                    </w:r>
                    <w:r>
                      <w:rPr>
                        <w:rFonts w:hint="eastAsia" w:ascii="宋体" w:hAnsi="宋体" w:cs="宋体"/>
                        <w:sz w:val="21"/>
                        <w:szCs w:val="21"/>
                      </w:rPr>
                      <w:fldChar w:fldCharType="separate"/>
                    </w:r>
                    <w:r>
                      <w:rPr>
                        <w:rFonts w:hint="eastAsia" w:ascii="宋体" w:hAnsi="宋体" w:cs="宋体"/>
                        <w:sz w:val="21"/>
                        <w:szCs w:val="21"/>
                      </w:rPr>
                      <w:t>8</w:t>
                    </w:r>
                    <w:r>
                      <w:rPr>
                        <w:rFonts w:hint="eastAsia" w:ascii="宋体" w:hAnsi="宋体" w:cs="宋体"/>
                        <w:sz w:val="21"/>
                        <w:szCs w:val="21"/>
                      </w:rPr>
                      <w:fldChar w:fldCharType="end"/>
                    </w:r>
                    <w:r>
                      <w:rPr>
                        <w:rFonts w:hint="eastAsia" w:ascii="宋体" w:hAnsi="宋体" w:cs="宋体"/>
                        <w:sz w:val="21"/>
                        <w:szCs w:val="21"/>
                      </w:rPr>
                      <w:t xml:space="preserve"> 页 共 </w:t>
                    </w:r>
                    <w:r>
                      <w:rPr>
                        <w:rFonts w:hint="eastAsia" w:ascii="宋体" w:hAnsi="宋体" w:cs="宋体"/>
                        <w:sz w:val="21"/>
                        <w:szCs w:val="21"/>
                      </w:rPr>
                      <w:fldChar w:fldCharType="begin"/>
                    </w:r>
                    <w:r>
                      <w:rPr>
                        <w:rFonts w:hint="eastAsia" w:ascii="宋体" w:hAnsi="宋体" w:cs="宋体"/>
                        <w:sz w:val="21"/>
                        <w:szCs w:val="21"/>
                      </w:rPr>
                      <w:instrText xml:space="preserve"> NUMPAGES  \* MERGEFORMAT </w:instrText>
                    </w:r>
                    <w:r>
                      <w:rPr>
                        <w:rFonts w:hint="eastAsia" w:ascii="宋体" w:hAnsi="宋体" w:cs="宋体"/>
                        <w:sz w:val="21"/>
                        <w:szCs w:val="21"/>
                      </w:rPr>
                      <w:fldChar w:fldCharType="separate"/>
                    </w:r>
                    <w:r>
                      <w:rPr>
                        <w:rFonts w:hint="eastAsia" w:ascii="宋体" w:hAnsi="宋体" w:cs="宋体"/>
                        <w:sz w:val="21"/>
                        <w:szCs w:val="21"/>
                      </w:rPr>
                      <w:t>21</w:t>
                    </w:r>
                    <w:r>
                      <w:rPr>
                        <w:rFonts w:hint="eastAsia" w:ascii="宋体" w:hAnsi="宋体" w:cs="宋体"/>
                        <w:sz w:val="21"/>
                        <w:szCs w:val="21"/>
                      </w:rPr>
                      <w:fldChar w:fldCharType="end"/>
                    </w:r>
                    <w:r>
                      <w:rPr>
                        <w:rFonts w:hint="eastAsia" w:ascii="宋体" w:hAnsi="宋体" w:cs="宋体"/>
                        <w:sz w:val="21"/>
                        <w:szCs w:val="21"/>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0AF9A">
    <w:pPr>
      <w:pStyle w:val="11"/>
    </w:pPr>
    <w:r>
      <w:drawing>
        <wp:inline distT="0" distB="0" distL="114300" distR="114300">
          <wp:extent cx="1379855" cy="349885"/>
          <wp:effectExtent l="0" t="0" r="6985" b="63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
                  <a:stretch>
                    <a:fillRect/>
                  </a:stretch>
                </pic:blipFill>
                <pic:spPr>
                  <a:xfrm>
                    <a:off x="0" y="0"/>
                    <a:ext cx="1379855" cy="34988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C6876">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C7406">
    <w:pPr>
      <w:pStyle w:val="11"/>
    </w:pPr>
    <w:r>
      <w:drawing>
        <wp:inline distT="0" distB="0" distL="114300" distR="114300">
          <wp:extent cx="1379855" cy="349885"/>
          <wp:effectExtent l="0" t="0" r="6985" b="63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
                  <a:stretch>
                    <a:fillRect/>
                  </a:stretch>
                </pic:blipFill>
                <pic:spPr>
                  <a:xfrm>
                    <a:off x="0" y="0"/>
                    <a:ext cx="1379855" cy="349885"/>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C43F6">
    <w:pPr>
      <w:pStyle w:val="11"/>
    </w:pPr>
    <w:r>
      <w:drawing>
        <wp:inline distT="0" distB="0" distL="114300" distR="114300">
          <wp:extent cx="1379855" cy="349885"/>
          <wp:effectExtent l="0" t="0" r="6985" b="63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
                  <a:stretch>
                    <a:fillRect/>
                  </a:stretch>
                </pic:blipFill>
                <pic:spPr>
                  <a:xfrm>
                    <a:off x="0" y="0"/>
                    <a:ext cx="1379855" cy="349885"/>
                  </a:xfrm>
                  <a:prstGeom prst="rect">
                    <a:avLst/>
                  </a:prstGeom>
                  <a:noFill/>
                  <a:ln>
                    <a:noFill/>
                  </a:ln>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30E7A">
    <w:pPr>
      <w:pStyle w:val="11"/>
    </w:pPr>
    <w:r>
      <w:drawing>
        <wp:inline distT="0" distB="0" distL="114300" distR="114300">
          <wp:extent cx="1379855" cy="349885"/>
          <wp:effectExtent l="0" t="0" r="6985" b="63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1"/>
                  <a:stretch>
                    <a:fillRect/>
                  </a:stretch>
                </pic:blipFill>
                <pic:spPr>
                  <a:xfrm>
                    <a:off x="0" y="0"/>
                    <a:ext cx="1379855" cy="34988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153533"/>
    <w:multiLevelType w:val="singleLevel"/>
    <w:tmpl w:val="E7153533"/>
    <w:lvl w:ilvl="0" w:tentative="0">
      <w:start w:val="1"/>
      <w:numFmt w:val="bullet"/>
      <w:lvlText w:val=""/>
      <w:lvlJc w:val="left"/>
      <w:pPr>
        <w:ind w:left="420" w:hanging="420"/>
      </w:pPr>
      <w:rPr>
        <w:rFonts w:hint="default" w:ascii="Wingdings" w:hAnsi="Wingdings"/>
      </w:rPr>
    </w:lvl>
  </w:abstractNum>
  <w:abstractNum w:abstractNumId="1">
    <w:nsid w:val="31C50504"/>
    <w:multiLevelType w:val="multilevel"/>
    <w:tmpl w:val="31C50504"/>
    <w:lvl w:ilvl="0" w:tentative="0">
      <w:start w:val="1"/>
      <w:numFmt w:val="bullet"/>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
    <w:nsid w:val="59FF64D6"/>
    <w:multiLevelType w:val="multilevel"/>
    <w:tmpl w:val="59FF64D6"/>
    <w:lvl w:ilvl="0" w:tentative="0">
      <w:start w:val="1"/>
      <w:numFmt w:val="decimal"/>
      <w:pStyle w:val="35"/>
      <w:suff w:val="space"/>
      <w:lvlText w:val="%1."/>
      <w:lvlJc w:val="left"/>
      <w:pPr>
        <w:ind w:left="0" w:firstLine="0"/>
      </w:pPr>
      <w:rPr>
        <w:rFonts w:hint="default"/>
        <w:sz w:val="36"/>
        <w:szCs w:val="36"/>
      </w:rPr>
    </w:lvl>
    <w:lvl w:ilvl="1" w:tentative="0">
      <w:start w:val="1"/>
      <w:numFmt w:val="decimal"/>
      <w:isLgl/>
      <w:suff w:val="space"/>
      <w:lvlText w:val="%1.%2"/>
      <w:lvlJc w:val="left"/>
      <w:pPr>
        <w:ind w:left="0" w:firstLine="0"/>
      </w:pPr>
      <w:rPr>
        <w:rFonts w:hint="default"/>
        <w:b/>
        <w:bCs/>
        <w:sz w:val="32"/>
        <w:szCs w:val="32"/>
      </w:rPr>
    </w:lvl>
    <w:lvl w:ilvl="2" w:tentative="0">
      <w:start w:val="1"/>
      <w:numFmt w:val="decimal"/>
      <w:isLgl/>
      <w:suff w:val="space"/>
      <w:lvlText w:val="%1.%2.%3"/>
      <w:lvlJc w:val="left"/>
      <w:pPr>
        <w:ind w:left="0" w:firstLine="0"/>
      </w:pPr>
      <w:rPr>
        <w:rFonts w:hint="eastAsia"/>
      </w:rPr>
    </w:lvl>
    <w:lvl w:ilvl="3" w:tentative="0">
      <w:start w:val="1"/>
      <w:numFmt w:val="decimal"/>
      <w:isLgl/>
      <w:suff w:val="space"/>
      <w:lvlText w:val="(%4)"/>
      <w:lvlJc w:val="left"/>
      <w:pPr>
        <w:ind w:left="0" w:firstLine="0"/>
      </w:pPr>
      <w:rPr>
        <w:rFonts w:hint="eastAsia"/>
      </w:rPr>
    </w:lvl>
    <w:lvl w:ilvl="4" w:tentative="0">
      <w:start w:val="1"/>
      <w:numFmt w:val="decimal"/>
      <w:lvlRestart w:val="0"/>
      <w:suff w:val="nothing"/>
      <w:lvlText w:val="%5"/>
      <w:lvlJc w:val="left"/>
      <w:pPr>
        <w:ind w:left="0" w:firstLine="0"/>
      </w:pPr>
      <w:rPr>
        <w:rFonts w:hint="eastAsia"/>
        <w:vanish/>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isLgl/>
      <w:lvlText w:val="%1.%2.%3.%4.%5.%6.%7.%8.%9"/>
      <w:lvlJc w:val="left"/>
      <w:pPr>
        <w:ind w:left="0" w:firstLine="0"/>
      </w:pPr>
      <w:rPr>
        <w:rFonts w:hint="eastAsia"/>
      </w:rPr>
    </w:lvl>
  </w:abstractNum>
  <w:abstractNum w:abstractNumId="3">
    <w:nsid w:val="6866407B"/>
    <w:multiLevelType w:val="singleLevel"/>
    <w:tmpl w:val="6866407B"/>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zzzzzzz.h">
    <w15:presenceInfo w15:providerId="WPS Office" w15:userId="39725591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wN2I5ODU3ZDZhZDBmNGM3YjY2MWMyMGU0NjQzNzIifQ=="/>
    <w:docVar w:name="KSO_WPS_MARK_KEY" w:val="792b574f-0c87-4452-8303-d69b493b1c75"/>
  </w:docVars>
  <w:rsids>
    <w:rsidRoot w:val="007D6999"/>
    <w:rsid w:val="00007BCA"/>
    <w:rsid w:val="00007DA2"/>
    <w:rsid w:val="00016E74"/>
    <w:rsid w:val="00027CEF"/>
    <w:rsid w:val="000352DF"/>
    <w:rsid w:val="00040AB8"/>
    <w:rsid w:val="00055138"/>
    <w:rsid w:val="000556E6"/>
    <w:rsid w:val="00060643"/>
    <w:rsid w:val="00081DC4"/>
    <w:rsid w:val="0008534A"/>
    <w:rsid w:val="000A26AA"/>
    <w:rsid w:val="000A5289"/>
    <w:rsid w:val="000B3D2E"/>
    <w:rsid w:val="000B687C"/>
    <w:rsid w:val="000D4422"/>
    <w:rsid w:val="000D74E7"/>
    <w:rsid w:val="000F75B7"/>
    <w:rsid w:val="00100247"/>
    <w:rsid w:val="00116CAA"/>
    <w:rsid w:val="00125E90"/>
    <w:rsid w:val="00126739"/>
    <w:rsid w:val="0013046F"/>
    <w:rsid w:val="00131B17"/>
    <w:rsid w:val="001367C3"/>
    <w:rsid w:val="001371F6"/>
    <w:rsid w:val="00147BF8"/>
    <w:rsid w:val="00156681"/>
    <w:rsid w:val="00176135"/>
    <w:rsid w:val="001927C3"/>
    <w:rsid w:val="001A6F6B"/>
    <w:rsid w:val="001D4E84"/>
    <w:rsid w:val="001E25D3"/>
    <w:rsid w:val="001F3D3D"/>
    <w:rsid w:val="00202884"/>
    <w:rsid w:val="00213FF1"/>
    <w:rsid w:val="002316EF"/>
    <w:rsid w:val="00234270"/>
    <w:rsid w:val="00256A88"/>
    <w:rsid w:val="002634B6"/>
    <w:rsid w:val="002643EE"/>
    <w:rsid w:val="002668EB"/>
    <w:rsid w:val="002705F8"/>
    <w:rsid w:val="00274563"/>
    <w:rsid w:val="002801FE"/>
    <w:rsid w:val="00294F3E"/>
    <w:rsid w:val="002A0780"/>
    <w:rsid w:val="002B0E50"/>
    <w:rsid w:val="002B6B80"/>
    <w:rsid w:val="002D1B2B"/>
    <w:rsid w:val="00301185"/>
    <w:rsid w:val="003022CC"/>
    <w:rsid w:val="00304E31"/>
    <w:rsid w:val="00313C03"/>
    <w:rsid w:val="00323E90"/>
    <w:rsid w:val="0032488A"/>
    <w:rsid w:val="003264A5"/>
    <w:rsid w:val="00333CEB"/>
    <w:rsid w:val="0033790A"/>
    <w:rsid w:val="003450E4"/>
    <w:rsid w:val="00357915"/>
    <w:rsid w:val="003600A0"/>
    <w:rsid w:val="0036140B"/>
    <w:rsid w:val="00363F1C"/>
    <w:rsid w:val="00371546"/>
    <w:rsid w:val="003744F2"/>
    <w:rsid w:val="003857CE"/>
    <w:rsid w:val="00391C10"/>
    <w:rsid w:val="00394D61"/>
    <w:rsid w:val="003A4409"/>
    <w:rsid w:val="003B032E"/>
    <w:rsid w:val="003B42E6"/>
    <w:rsid w:val="003B79FD"/>
    <w:rsid w:val="003D453B"/>
    <w:rsid w:val="003E3283"/>
    <w:rsid w:val="003E6E53"/>
    <w:rsid w:val="00414AF7"/>
    <w:rsid w:val="004165FB"/>
    <w:rsid w:val="00417387"/>
    <w:rsid w:val="00441767"/>
    <w:rsid w:val="00444A5E"/>
    <w:rsid w:val="004508C1"/>
    <w:rsid w:val="00451A4E"/>
    <w:rsid w:val="00462659"/>
    <w:rsid w:val="00463D1C"/>
    <w:rsid w:val="00476D65"/>
    <w:rsid w:val="00477539"/>
    <w:rsid w:val="0049478E"/>
    <w:rsid w:val="00497689"/>
    <w:rsid w:val="004A6851"/>
    <w:rsid w:val="004C0D59"/>
    <w:rsid w:val="004C4C57"/>
    <w:rsid w:val="004C5661"/>
    <w:rsid w:val="004C64EE"/>
    <w:rsid w:val="004D26E1"/>
    <w:rsid w:val="004D69F4"/>
    <w:rsid w:val="004E1DAA"/>
    <w:rsid w:val="004E393D"/>
    <w:rsid w:val="004F0FA2"/>
    <w:rsid w:val="004F0FEF"/>
    <w:rsid w:val="004F40B9"/>
    <w:rsid w:val="004F7C2A"/>
    <w:rsid w:val="00501091"/>
    <w:rsid w:val="0051032A"/>
    <w:rsid w:val="00513A36"/>
    <w:rsid w:val="00517D23"/>
    <w:rsid w:val="0052219D"/>
    <w:rsid w:val="0052459A"/>
    <w:rsid w:val="00531D9A"/>
    <w:rsid w:val="005434DD"/>
    <w:rsid w:val="0054437F"/>
    <w:rsid w:val="00550B82"/>
    <w:rsid w:val="00550EE3"/>
    <w:rsid w:val="0055581C"/>
    <w:rsid w:val="005611C8"/>
    <w:rsid w:val="00563936"/>
    <w:rsid w:val="00565F09"/>
    <w:rsid w:val="0056608A"/>
    <w:rsid w:val="00577259"/>
    <w:rsid w:val="00582DDB"/>
    <w:rsid w:val="005834F1"/>
    <w:rsid w:val="00584474"/>
    <w:rsid w:val="00585B31"/>
    <w:rsid w:val="00594743"/>
    <w:rsid w:val="005A2882"/>
    <w:rsid w:val="005A53EC"/>
    <w:rsid w:val="005B20D5"/>
    <w:rsid w:val="005B3A62"/>
    <w:rsid w:val="005B630E"/>
    <w:rsid w:val="005B72A8"/>
    <w:rsid w:val="005C2FCA"/>
    <w:rsid w:val="005D44F8"/>
    <w:rsid w:val="005D4926"/>
    <w:rsid w:val="005F797F"/>
    <w:rsid w:val="006006F5"/>
    <w:rsid w:val="0060097C"/>
    <w:rsid w:val="00601A0C"/>
    <w:rsid w:val="0061054A"/>
    <w:rsid w:val="0061429C"/>
    <w:rsid w:val="00623413"/>
    <w:rsid w:val="006234B7"/>
    <w:rsid w:val="00624150"/>
    <w:rsid w:val="00625D5D"/>
    <w:rsid w:val="0063649B"/>
    <w:rsid w:val="00641147"/>
    <w:rsid w:val="0067197E"/>
    <w:rsid w:val="006743C1"/>
    <w:rsid w:val="006776F4"/>
    <w:rsid w:val="006826CD"/>
    <w:rsid w:val="006A044D"/>
    <w:rsid w:val="006A2B8E"/>
    <w:rsid w:val="006A7C5A"/>
    <w:rsid w:val="006D1A2F"/>
    <w:rsid w:val="006E0D14"/>
    <w:rsid w:val="006E1092"/>
    <w:rsid w:val="006E41AB"/>
    <w:rsid w:val="006E5618"/>
    <w:rsid w:val="006E5700"/>
    <w:rsid w:val="006F10FD"/>
    <w:rsid w:val="006F4AAE"/>
    <w:rsid w:val="006F5D97"/>
    <w:rsid w:val="00707726"/>
    <w:rsid w:val="00720405"/>
    <w:rsid w:val="00725042"/>
    <w:rsid w:val="00733DAE"/>
    <w:rsid w:val="007506E4"/>
    <w:rsid w:val="00750941"/>
    <w:rsid w:val="007625E6"/>
    <w:rsid w:val="00763362"/>
    <w:rsid w:val="0077474E"/>
    <w:rsid w:val="00782464"/>
    <w:rsid w:val="00786FC9"/>
    <w:rsid w:val="007875D5"/>
    <w:rsid w:val="00787812"/>
    <w:rsid w:val="007878B3"/>
    <w:rsid w:val="007907A5"/>
    <w:rsid w:val="00792F08"/>
    <w:rsid w:val="007C39AC"/>
    <w:rsid w:val="007C5FB2"/>
    <w:rsid w:val="007D064A"/>
    <w:rsid w:val="007D6999"/>
    <w:rsid w:val="007D733B"/>
    <w:rsid w:val="007E1BC4"/>
    <w:rsid w:val="007E2AE4"/>
    <w:rsid w:val="007F7CD7"/>
    <w:rsid w:val="00802F92"/>
    <w:rsid w:val="00807BE2"/>
    <w:rsid w:val="0082213A"/>
    <w:rsid w:val="008409FF"/>
    <w:rsid w:val="0084166D"/>
    <w:rsid w:val="00845C28"/>
    <w:rsid w:val="00866588"/>
    <w:rsid w:val="00883115"/>
    <w:rsid w:val="00887363"/>
    <w:rsid w:val="00896087"/>
    <w:rsid w:val="008A2CB7"/>
    <w:rsid w:val="008B1B3E"/>
    <w:rsid w:val="008B752F"/>
    <w:rsid w:val="008B788B"/>
    <w:rsid w:val="008B7ADC"/>
    <w:rsid w:val="008C126D"/>
    <w:rsid w:val="008C41DF"/>
    <w:rsid w:val="008C776B"/>
    <w:rsid w:val="008D542F"/>
    <w:rsid w:val="008F0C75"/>
    <w:rsid w:val="009054C0"/>
    <w:rsid w:val="00910E5E"/>
    <w:rsid w:val="009170FA"/>
    <w:rsid w:val="00917EBC"/>
    <w:rsid w:val="00921F4A"/>
    <w:rsid w:val="00923AF8"/>
    <w:rsid w:val="0092636D"/>
    <w:rsid w:val="00926FB2"/>
    <w:rsid w:val="00927822"/>
    <w:rsid w:val="009310C2"/>
    <w:rsid w:val="00941990"/>
    <w:rsid w:val="009528BF"/>
    <w:rsid w:val="0095434C"/>
    <w:rsid w:val="00956AD8"/>
    <w:rsid w:val="00957D2B"/>
    <w:rsid w:val="00991EC0"/>
    <w:rsid w:val="009A2A92"/>
    <w:rsid w:val="009A3311"/>
    <w:rsid w:val="009A722C"/>
    <w:rsid w:val="009B5757"/>
    <w:rsid w:val="009C1228"/>
    <w:rsid w:val="009C3CAA"/>
    <w:rsid w:val="009C66F2"/>
    <w:rsid w:val="00A00A04"/>
    <w:rsid w:val="00A02055"/>
    <w:rsid w:val="00A02432"/>
    <w:rsid w:val="00A12741"/>
    <w:rsid w:val="00A17972"/>
    <w:rsid w:val="00A252FE"/>
    <w:rsid w:val="00A256C9"/>
    <w:rsid w:val="00A30280"/>
    <w:rsid w:val="00A439D1"/>
    <w:rsid w:val="00A74A47"/>
    <w:rsid w:val="00A8564B"/>
    <w:rsid w:val="00A92589"/>
    <w:rsid w:val="00A92B34"/>
    <w:rsid w:val="00A940DE"/>
    <w:rsid w:val="00A979BE"/>
    <w:rsid w:val="00A97D58"/>
    <w:rsid w:val="00AB2ACE"/>
    <w:rsid w:val="00AC062C"/>
    <w:rsid w:val="00AC64AE"/>
    <w:rsid w:val="00AC6957"/>
    <w:rsid w:val="00AD05CB"/>
    <w:rsid w:val="00AE597D"/>
    <w:rsid w:val="00AF2452"/>
    <w:rsid w:val="00AF625D"/>
    <w:rsid w:val="00B039FD"/>
    <w:rsid w:val="00B0710C"/>
    <w:rsid w:val="00B1351B"/>
    <w:rsid w:val="00B167AB"/>
    <w:rsid w:val="00B1735C"/>
    <w:rsid w:val="00B279E3"/>
    <w:rsid w:val="00B27CF2"/>
    <w:rsid w:val="00B33372"/>
    <w:rsid w:val="00B40E4B"/>
    <w:rsid w:val="00B52430"/>
    <w:rsid w:val="00B53C6B"/>
    <w:rsid w:val="00B63744"/>
    <w:rsid w:val="00B72332"/>
    <w:rsid w:val="00B743BA"/>
    <w:rsid w:val="00B761B5"/>
    <w:rsid w:val="00B80A1A"/>
    <w:rsid w:val="00BA66D3"/>
    <w:rsid w:val="00BB699D"/>
    <w:rsid w:val="00BC05E7"/>
    <w:rsid w:val="00BC126E"/>
    <w:rsid w:val="00BD43A5"/>
    <w:rsid w:val="00C03BB5"/>
    <w:rsid w:val="00C35152"/>
    <w:rsid w:val="00C41697"/>
    <w:rsid w:val="00C43D57"/>
    <w:rsid w:val="00C46694"/>
    <w:rsid w:val="00C53AAC"/>
    <w:rsid w:val="00C57ECB"/>
    <w:rsid w:val="00C60B63"/>
    <w:rsid w:val="00C6584C"/>
    <w:rsid w:val="00C728AC"/>
    <w:rsid w:val="00C81A45"/>
    <w:rsid w:val="00CA577E"/>
    <w:rsid w:val="00CA6587"/>
    <w:rsid w:val="00CB2ED2"/>
    <w:rsid w:val="00CB6219"/>
    <w:rsid w:val="00CC2AED"/>
    <w:rsid w:val="00CC42C8"/>
    <w:rsid w:val="00CD0277"/>
    <w:rsid w:val="00CD391F"/>
    <w:rsid w:val="00CD74F5"/>
    <w:rsid w:val="00D014FD"/>
    <w:rsid w:val="00D021E1"/>
    <w:rsid w:val="00D304A1"/>
    <w:rsid w:val="00D362EC"/>
    <w:rsid w:val="00D44DE2"/>
    <w:rsid w:val="00D52651"/>
    <w:rsid w:val="00D54B8B"/>
    <w:rsid w:val="00D576FC"/>
    <w:rsid w:val="00D71C07"/>
    <w:rsid w:val="00D73162"/>
    <w:rsid w:val="00D91165"/>
    <w:rsid w:val="00DA2C45"/>
    <w:rsid w:val="00DC45EA"/>
    <w:rsid w:val="00DC525E"/>
    <w:rsid w:val="00DC52B8"/>
    <w:rsid w:val="00DD1BEF"/>
    <w:rsid w:val="00DD265C"/>
    <w:rsid w:val="00DE225D"/>
    <w:rsid w:val="00DE6F07"/>
    <w:rsid w:val="00DF698A"/>
    <w:rsid w:val="00E002F5"/>
    <w:rsid w:val="00E06715"/>
    <w:rsid w:val="00E07634"/>
    <w:rsid w:val="00E101C8"/>
    <w:rsid w:val="00E13017"/>
    <w:rsid w:val="00E17F9A"/>
    <w:rsid w:val="00E3419F"/>
    <w:rsid w:val="00E42DA9"/>
    <w:rsid w:val="00E5008C"/>
    <w:rsid w:val="00E50AC1"/>
    <w:rsid w:val="00E65118"/>
    <w:rsid w:val="00E70733"/>
    <w:rsid w:val="00E91B72"/>
    <w:rsid w:val="00EA3A58"/>
    <w:rsid w:val="00EB2E49"/>
    <w:rsid w:val="00EB2F4A"/>
    <w:rsid w:val="00EB73AC"/>
    <w:rsid w:val="00ED1E91"/>
    <w:rsid w:val="00ED6EF1"/>
    <w:rsid w:val="00EE5023"/>
    <w:rsid w:val="00EE6145"/>
    <w:rsid w:val="00EE61A1"/>
    <w:rsid w:val="00EF644A"/>
    <w:rsid w:val="00EF78EA"/>
    <w:rsid w:val="00F04479"/>
    <w:rsid w:val="00F06CCF"/>
    <w:rsid w:val="00F12BC2"/>
    <w:rsid w:val="00F239B5"/>
    <w:rsid w:val="00F348E9"/>
    <w:rsid w:val="00F34E93"/>
    <w:rsid w:val="00F356C4"/>
    <w:rsid w:val="00F41F61"/>
    <w:rsid w:val="00F43360"/>
    <w:rsid w:val="00F472A9"/>
    <w:rsid w:val="00F50F3E"/>
    <w:rsid w:val="00F57E98"/>
    <w:rsid w:val="00F66CB6"/>
    <w:rsid w:val="00F70659"/>
    <w:rsid w:val="00F71D25"/>
    <w:rsid w:val="00F9237A"/>
    <w:rsid w:val="00FA0339"/>
    <w:rsid w:val="00FA079E"/>
    <w:rsid w:val="00FA379B"/>
    <w:rsid w:val="00FD0DFB"/>
    <w:rsid w:val="00FE3000"/>
    <w:rsid w:val="01296B4C"/>
    <w:rsid w:val="017F2C51"/>
    <w:rsid w:val="044201B1"/>
    <w:rsid w:val="06B40785"/>
    <w:rsid w:val="0F2E72B8"/>
    <w:rsid w:val="1354637E"/>
    <w:rsid w:val="141428CB"/>
    <w:rsid w:val="146A3B4B"/>
    <w:rsid w:val="196D36B1"/>
    <w:rsid w:val="1A703458"/>
    <w:rsid w:val="1A7D33A7"/>
    <w:rsid w:val="1B0E4803"/>
    <w:rsid w:val="1B5E017E"/>
    <w:rsid w:val="1D523E7D"/>
    <w:rsid w:val="23542924"/>
    <w:rsid w:val="24120CAE"/>
    <w:rsid w:val="25DD4507"/>
    <w:rsid w:val="26650D50"/>
    <w:rsid w:val="2B7E2556"/>
    <w:rsid w:val="2C0D41DD"/>
    <w:rsid w:val="2C9D121A"/>
    <w:rsid w:val="2DFA312E"/>
    <w:rsid w:val="2EB27BA3"/>
    <w:rsid w:val="306A4DF7"/>
    <w:rsid w:val="3252770D"/>
    <w:rsid w:val="34790D04"/>
    <w:rsid w:val="36002A21"/>
    <w:rsid w:val="3B5962B2"/>
    <w:rsid w:val="3CC732C3"/>
    <w:rsid w:val="3F862E62"/>
    <w:rsid w:val="417D5693"/>
    <w:rsid w:val="420F20C6"/>
    <w:rsid w:val="45A32E70"/>
    <w:rsid w:val="4839282C"/>
    <w:rsid w:val="48B42EB6"/>
    <w:rsid w:val="4A216F28"/>
    <w:rsid w:val="4EE1503F"/>
    <w:rsid w:val="53ED2AC9"/>
    <w:rsid w:val="595D4AC8"/>
    <w:rsid w:val="5B3C4CAB"/>
    <w:rsid w:val="5ED5320D"/>
    <w:rsid w:val="644E2FFB"/>
    <w:rsid w:val="64BD5853"/>
    <w:rsid w:val="68AB67DA"/>
    <w:rsid w:val="69F74570"/>
    <w:rsid w:val="6BE45668"/>
    <w:rsid w:val="6D4631EC"/>
    <w:rsid w:val="6DEF5D49"/>
    <w:rsid w:val="6F452DE2"/>
    <w:rsid w:val="6FBE7681"/>
    <w:rsid w:val="720A320D"/>
    <w:rsid w:val="72CB764A"/>
    <w:rsid w:val="75DB5D93"/>
    <w:rsid w:val="79191EC3"/>
    <w:rsid w:val="7A450D64"/>
    <w:rsid w:val="7B605DDE"/>
    <w:rsid w:val="7CC24061"/>
    <w:rsid w:val="7D717D97"/>
    <w:rsid w:val="7FFE7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adjustRightInd w:val="0"/>
      <w:spacing w:line="360" w:lineRule="atLeast"/>
      <w:textAlignment w:val="baseline"/>
      <w:outlineLvl w:val="0"/>
    </w:pPr>
    <w:rPr>
      <w:rFonts w:eastAsia="黑体"/>
      <w:b/>
      <w:sz w:val="32"/>
      <w:szCs w:val="20"/>
    </w:rPr>
  </w:style>
  <w:style w:type="paragraph" w:styleId="3">
    <w:name w:val="heading 2"/>
    <w:basedOn w:val="1"/>
    <w:next w:val="1"/>
    <w:link w:val="29"/>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3"/>
    <w:qFormat/>
    <w:uiPriority w:val="0"/>
    <w:pPr>
      <w:keepNext/>
      <w:keepLines/>
      <w:spacing w:before="260" w:after="260" w:line="416" w:lineRule="auto"/>
      <w:outlineLvl w:val="2"/>
    </w:pPr>
    <w:rPr>
      <w:rFonts w:eastAsia="黑体"/>
      <w:b/>
      <w:bCs/>
      <w:sz w:val="28"/>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Document Map"/>
    <w:basedOn w:val="1"/>
    <w:semiHidden/>
    <w:qFormat/>
    <w:uiPriority w:val="0"/>
    <w:pPr>
      <w:shd w:val="clear" w:color="auto" w:fill="000080"/>
    </w:pPr>
  </w:style>
  <w:style w:type="paragraph" w:styleId="6">
    <w:name w:val="annotation text"/>
    <w:basedOn w:val="1"/>
    <w:semiHidden/>
    <w:unhideWhenUsed/>
    <w:uiPriority w:val="0"/>
    <w:pPr>
      <w:jc w:val="left"/>
    </w:pPr>
  </w:style>
  <w:style w:type="paragraph" w:styleId="7">
    <w:name w:val="toc 3"/>
    <w:basedOn w:val="1"/>
    <w:next w:val="1"/>
    <w:semiHidden/>
    <w:qFormat/>
    <w:uiPriority w:val="0"/>
    <w:pPr>
      <w:ind w:left="840" w:leftChars="400"/>
    </w:pPr>
  </w:style>
  <w:style w:type="paragraph" w:styleId="8">
    <w:name w:val="Date"/>
    <w:basedOn w:val="1"/>
    <w:next w:val="1"/>
    <w:qFormat/>
    <w:uiPriority w:val="0"/>
    <w:pPr>
      <w:ind w:left="100" w:leftChars="2500"/>
    </w:pPr>
  </w:style>
  <w:style w:type="paragraph" w:styleId="9">
    <w:name w:val="Balloon Text"/>
    <w:basedOn w:val="1"/>
    <w:semiHidden/>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semiHidden/>
    <w:qFormat/>
    <w:uiPriority w:val="0"/>
    <w:pPr>
      <w:tabs>
        <w:tab w:val="right" w:leader="dot" w:pos="8296"/>
      </w:tabs>
      <w:spacing w:before="240" w:line="240" w:lineRule="exact"/>
      <w:jc w:val="center"/>
    </w:pPr>
  </w:style>
  <w:style w:type="paragraph" w:styleId="13">
    <w:name w:val="footnote text"/>
    <w:basedOn w:val="1"/>
    <w:semiHidden/>
    <w:unhideWhenUsed/>
    <w:qFormat/>
    <w:uiPriority w:val="0"/>
    <w:pPr>
      <w:snapToGrid w:val="0"/>
      <w:jc w:val="left"/>
    </w:pPr>
    <w:rPr>
      <w:sz w:val="18"/>
    </w:rPr>
  </w:style>
  <w:style w:type="paragraph" w:styleId="14">
    <w:name w:val="toc 2"/>
    <w:basedOn w:val="1"/>
    <w:next w:val="1"/>
    <w:semiHidden/>
    <w:qFormat/>
    <w:uiPriority w:val="0"/>
    <w:pPr>
      <w:tabs>
        <w:tab w:val="right" w:leader="dot" w:pos="8296"/>
      </w:tabs>
      <w:spacing w:line="480" w:lineRule="exact"/>
      <w:ind w:left="420" w:leftChars="200"/>
      <w:jc w:val="distribute"/>
    </w:p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Hyperlink"/>
    <w:basedOn w:val="18"/>
    <w:qFormat/>
    <w:uiPriority w:val="0"/>
    <w:rPr>
      <w:color w:val="000066"/>
      <w:u w:val="single"/>
    </w:rPr>
  </w:style>
  <w:style w:type="character" w:styleId="21">
    <w:name w:val="footnote reference"/>
    <w:basedOn w:val="18"/>
    <w:semiHidden/>
    <w:unhideWhenUsed/>
    <w:qFormat/>
    <w:uiPriority w:val="0"/>
    <w:rPr>
      <w:vertAlign w:val="superscript"/>
    </w:rPr>
  </w:style>
  <w:style w:type="character" w:customStyle="1" w:styleId="22">
    <w:name w:val="tpc_content1"/>
    <w:basedOn w:val="18"/>
    <w:qFormat/>
    <w:uiPriority w:val="0"/>
    <w:rPr>
      <w:sz w:val="18"/>
      <w:szCs w:val="18"/>
    </w:rPr>
  </w:style>
  <w:style w:type="character" w:customStyle="1" w:styleId="23">
    <w:name w:val="txt41"/>
    <w:basedOn w:val="18"/>
    <w:qFormat/>
    <w:uiPriority w:val="0"/>
    <w:rPr>
      <w:color w:val="000000"/>
      <w:sz w:val="30"/>
      <w:szCs w:val="30"/>
      <w:bdr w:val="single" w:color="000000" w:sz="6" w:space="0"/>
    </w:rPr>
  </w:style>
  <w:style w:type="character" w:customStyle="1" w:styleId="24">
    <w:name w:val="px14"/>
    <w:basedOn w:val="18"/>
    <w:qFormat/>
    <w:uiPriority w:val="0"/>
  </w:style>
  <w:style w:type="character" w:customStyle="1" w:styleId="25">
    <w:name w:val="red1"/>
    <w:basedOn w:val="18"/>
    <w:qFormat/>
    <w:uiPriority w:val="0"/>
    <w:rPr>
      <w:color w:val="E30202"/>
    </w:rPr>
  </w:style>
  <w:style w:type="character" w:customStyle="1" w:styleId="26">
    <w:name w:val="ct1"/>
    <w:basedOn w:val="18"/>
    <w:qFormat/>
    <w:uiPriority w:val="0"/>
    <w:rPr>
      <w:color w:val="FF0000"/>
    </w:rPr>
  </w:style>
  <w:style w:type="paragraph" w:customStyle="1" w:styleId="27">
    <w:name w:val="Style Heading 1 + 黑体 三号"/>
    <w:basedOn w:val="2"/>
    <w:qFormat/>
    <w:uiPriority w:val="0"/>
    <w:rPr>
      <w:rFonts w:ascii="黑体" w:hAnsi="黑体"/>
      <w:bCs/>
    </w:rPr>
  </w:style>
  <w:style w:type="paragraph" w:customStyle="1" w:styleId="28">
    <w:name w:val="Style Heading 2 + 黑体 小三 Not Bold"/>
    <w:basedOn w:val="3"/>
    <w:link w:val="30"/>
    <w:qFormat/>
    <w:uiPriority w:val="0"/>
    <w:rPr>
      <w:rFonts w:ascii="黑体" w:hAnsi="黑体"/>
      <w:bCs w:val="0"/>
      <w:sz w:val="30"/>
    </w:rPr>
  </w:style>
  <w:style w:type="character" w:customStyle="1" w:styleId="29">
    <w:name w:val="标题 2 字符"/>
    <w:basedOn w:val="18"/>
    <w:link w:val="3"/>
    <w:qFormat/>
    <w:uiPriority w:val="0"/>
    <w:rPr>
      <w:rFonts w:ascii="Arial" w:hAnsi="Arial" w:eastAsia="黑体"/>
      <w:b/>
      <w:bCs/>
      <w:kern w:val="2"/>
      <w:sz w:val="32"/>
      <w:szCs w:val="32"/>
      <w:lang w:val="en-US" w:eastAsia="zh-CN" w:bidi="ar-SA"/>
    </w:rPr>
  </w:style>
  <w:style w:type="character" w:customStyle="1" w:styleId="30">
    <w:name w:val="Style Heading 2 + 黑体 小三 Not Bold Char"/>
    <w:basedOn w:val="29"/>
    <w:link w:val="28"/>
    <w:qFormat/>
    <w:uiPriority w:val="0"/>
    <w:rPr>
      <w:rFonts w:ascii="黑体" w:hAnsi="黑体" w:eastAsia="黑体"/>
      <w:kern w:val="2"/>
      <w:sz w:val="30"/>
      <w:szCs w:val="32"/>
      <w:lang w:val="en-US" w:eastAsia="zh-CN" w:bidi="ar-SA"/>
    </w:rPr>
  </w:style>
  <w:style w:type="paragraph" w:customStyle="1" w:styleId="31">
    <w:name w:val="Style Heading 3 + 四号"/>
    <w:basedOn w:val="4"/>
    <w:qFormat/>
    <w:uiPriority w:val="0"/>
  </w:style>
  <w:style w:type="paragraph" w:customStyle="1" w:styleId="32">
    <w:name w:val="Style Heading 3 + 黑体 小三"/>
    <w:basedOn w:val="4"/>
    <w:link w:val="34"/>
    <w:qFormat/>
    <w:uiPriority w:val="0"/>
    <w:rPr>
      <w:rFonts w:ascii="黑体" w:hAnsi="黑体"/>
    </w:rPr>
  </w:style>
  <w:style w:type="character" w:customStyle="1" w:styleId="33">
    <w:name w:val="标题 3 字符"/>
    <w:basedOn w:val="18"/>
    <w:link w:val="4"/>
    <w:qFormat/>
    <w:uiPriority w:val="0"/>
    <w:rPr>
      <w:rFonts w:eastAsia="黑体"/>
      <w:b/>
      <w:bCs/>
      <w:kern w:val="2"/>
      <w:sz w:val="28"/>
      <w:szCs w:val="32"/>
      <w:lang w:val="en-US" w:eastAsia="zh-CN" w:bidi="ar-SA"/>
    </w:rPr>
  </w:style>
  <w:style w:type="character" w:customStyle="1" w:styleId="34">
    <w:name w:val="Style Heading 3 + 黑体 小三 Char"/>
    <w:basedOn w:val="33"/>
    <w:link w:val="32"/>
    <w:qFormat/>
    <w:uiPriority w:val="0"/>
    <w:rPr>
      <w:rFonts w:ascii="黑体" w:hAnsi="黑体" w:eastAsia="黑体"/>
      <w:kern w:val="2"/>
      <w:sz w:val="28"/>
      <w:szCs w:val="32"/>
      <w:lang w:val="en-US" w:eastAsia="zh-CN" w:bidi="ar-SA"/>
    </w:rPr>
  </w:style>
  <w:style w:type="paragraph" w:customStyle="1" w:styleId="35">
    <w:name w:val="汉字章标题"/>
    <w:basedOn w:val="2"/>
    <w:qFormat/>
    <w:uiPriority w:val="0"/>
    <w:pPr>
      <w:numPr>
        <w:ilvl w:val="0"/>
        <w:numId w:val="1"/>
      </w:numPr>
      <w:spacing w:before="150" w:beforeLines="150" w:after="50" w:afterLines="50"/>
    </w:pPr>
    <w:rPr>
      <w:rFonts w:eastAsia="华文中宋"/>
      <w:color w:val="auto"/>
      <w:sz w:val="36"/>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摘要标题"/>
    <w:basedOn w:val="1"/>
    <w:qFormat/>
    <w:uiPriority w:val="0"/>
    <w:pPr>
      <w:keepNext/>
      <w:keepLines/>
      <w:tabs>
        <w:tab w:val="left" w:pos="780"/>
      </w:tabs>
      <w:spacing w:before="163" w:beforeLines="50" w:after="163" w:afterLines="50" w:line="240" w:lineRule="auto"/>
      <w:ind w:firstLine="0" w:firstLineChars="0"/>
      <w:jc w:val="center"/>
      <w:outlineLvl w:val="0"/>
    </w:pPr>
    <w:rPr>
      <w:rFonts w:eastAsia="华文中宋" w:cs="Times New Roman"/>
      <w:b/>
      <w:bCs/>
      <w:kern w:val="44"/>
      <w:sz w:val="36"/>
      <w:szCs w:val="44"/>
    </w:rPr>
  </w:style>
  <w:style w:type="paragraph" w:styleId="40">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9" Type="http://schemas.microsoft.com/office/2011/relationships/people" Target="people.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comments" Target="comment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47</Pages>
  <Words>4874</Words>
  <Characters>9112</Characters>
  <Lines>31</Lines>
  <Paragraphs>8</Paragraphs>
  <TotalTime>72</TotalTime>
  <ScaleCrop>false</ScaleCrop>
  <LinksUpToDate>false</LinksUpToDate>
  <CharactersWithSpaces>10235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2022-08-25T11:00:00Z</dcterms:created>
  <dc:creator>User</dc:creator>
  <cp:lastModifiedBy>Zzzzzzzz.h</cp:lastModifiedBy>
  <cp:lastPrinted>2023-04-25T09:55:00Z</cp:lastPrinted>
  <dcterms:modified xsi:type="dcterms:W3CDTF">2026-05-25T08:32:22Z</dcterms:modified>
  <dc:title>深 圳 大 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94D74880DDF5473BB4E48C9250F728E3_13</vt:lpwstr>
  </property>
  <property fmtid="{D5CDD505-2E9C-101B-9397-08002B2CF9AE}" pid="4" name="KSOTemplateDocerSaveRecord">
    <vt:lpwstr>eyJoZGlkIjoiMzJjODM2ZjQ2MWVkNjljNzQ4ZmVhNmFmMWRlZjMyMzAiLCJ1c2VySWQiOiIyNDQ3NTgwNDgifQ==</vt:lpwstr>
  </property>
</Properties>
</file>